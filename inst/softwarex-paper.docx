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Heading1"/>
        <w:spacing w:before="120" w:after="120" w:line="240" w:lineRule="auto"/>
        <w:rPr>
          <w:rFonts w:ascii="Arial" w:hAnsi="Arial" w:cs="Arial"/>
          <w:sz w:val="22"/>
          <w:szCs w:val="22"/>
        </w:rPr>
      </w:pPr>
      <w:del w:id="200" w:author="Claude" w:date="2026-06-02T00:00:00Z">
        <w:r>
          <w:rPr>
            <w:rFonts w:ascii="Arial" w:hAnsi="Arial" w:cs="Arial"/>
            <w:sz w:val="22"/>
            <w:szCs w:val="22"/>
          </w:rPr>
          <w:delText>ReliaPlotR: Interactive Reliability Probability Plots</w:delText>
        </w:r>
      </w:del>
      <w:ins w:id="201" w:author="Claude" w:date="2026-06-02T00:00:00Z">
        <w:r>
          <w:rPr>
            <w:rFonts w:ascii="Arial" w:hAnsi="Arial" w:cs="Arial"/>
            <w:sz w:val="22"/>
            <w:szCs w:val="22"/>
          </w:rPr>
          <w:t>ReliaPlotR: An Interactive Reliability Analysis Platform with Model Context Protocol Integration</w:t>
        </w:r>
      </w:ins>
    </w:p>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Paul Govan</w:t>
      </w:r>
    </w:p>
    <w:p>
      <w:pPr>
        <w:spacing w:before="120" w:after="120" w:line="240" w:lineRule="auto"/>
        <w:rPr>
          <w:rFonts w:ascii="Arial" w:hAnsi="Arial" w:cs="Arial"/>
          <w:sz w:val="22"/>
          <w:szCs w:val="22"/>
        </w:rPr>
      </w:pPr>
      <w:r>
        <w:rPr>
          <w:rFonts w:ascii="Arial" w:hAnsi="Arial" w:cs="Arial"/>
          <w:sz w:val="22"/>
          <w:szCs w:val="22"/>
        </w:rPr>
        <w:t>Email: paul.govan2@gmail.com</w:t>
      </w:r>
    </w:p>
    <w:p>
      <w:pPr>
        <w:spacing w:before="120" w:after="120" w:line="240" w:lineRule="auto"/>
        <w:rPr>
          <w:rFonts w:ascii="Arial" w:hAnsi="Arial" w:cs="Arial"/>
          <w:sz w:val="22"/>
          <w:szCs w:val="22"/>
        </w:rPr>
      </w:pPr>
      <w:r>
        <w:rPr>
          <w:rFonts w:ascii="Arial" w:hAnsi="Arial" w:cs="Arial"/>
          <w:sz w:val="22"/>
          <w:szCs w:val="22"/>
        </w:rPr>
        <w:t>ORCID: 0000-0002-1821-8492</w:t>
      </w:r>
    </w:p>
    <w:p>
      <w:pPr>
        <w:spacing w:before="0" w:after="0"/>
      </w:pPr>
    </w:p>
    <w:p w14:paraId="0AB0CA3F" w14:textId="77777777" w:rsidR="00F55829" w:rsidRDefault="00657B03" w:rsidP="001E3522">
      <w:pPr>
        <w:pStyle w:val="Heading1"/>
        <w:tabs>
          <w:tab w:val="left" w:pos="5244"/>
        </w:tabs>
        <w:spacing w:before="0" w:line="240" w:lineRule="auto"/>
        <w:rPr>
          <w:rFonts w:ascii="Arial" w:hAnsi="Arial" w:cs="Arial"/>
          <w:b w:val="0"/>
          <w:sz w:val="22"/>
          <w:szCs w:val="22"/>
        </w:rPr>
      </w:pPr>
      <w:r>
        <w:rPr>
          <w:rFonts w:ascii="Arial" w:hAnsi="Arial" w:cs="Arial"/>
          <w:bCs/>
          <w:sz w:val="22"/>
          <w:szCs w:val="22"/>
        </w:rPr>
        <w:t>Abstract</w:t>
      </w:r>
      <w:r>
        <w:rPr>
          <w:rFonts w:ascii="Arial" w:hAnsi="Arial" w:cs="Arial"/>
          <w:b w:val="0"/>
          <w:sz w:val="22"/>
          <w:szCs w:val="22"/>
        </w:rPr>
        <w:t xml:space="preserve"> </w:t>
      </w:r>
    </w:p>
    <w:p>
      <w:pPr>
        <w:spacing w:before="120" w:after="120" w:line="240" w:lineRule="auto"/>
        <w:rPr>
          <w:rFonts w:ascii="Arial" w:hAnsi="Arial" w:cs="Arial"/>
          <w:sz w:val="22"/>
          <w:szCs w:val="22"/>
        </w:rPr>
      </w:pPr>
      <w:del w:id="202" w:author="Claude" w:date="2026-06-02T00:00:00Z">
        <w:r>
          <w:rPr>
            <w:rFonts w:ascii="Arial" w:hAnsi="Arial" w:cs="Arial"/>
            <w:sz w:val="22"/>
            <w:szCs w:val="22"/>
          </w:rPr>
          <w:delText xml:space="preserve">ReliaPlotR is an R package that creates interactive reliability probability plots using plotly, an interactive web-based graphing library. The package wraps three upstream fitting packages — WeibullR, WeibullR.ALT, and ReliaGrowR — and provides a unified interface for four reliability analysis domains: life data analysis (Weibull and lognormal probability plots, confidence contours), accelerated life testing (probability plots and life-stress relationship plots), reliability growth analysis (Crow-AMSAA and Duane plots), and repairable systems analysis (nonparametric MCF, NHPP model fits, and exposure plots). In addition to the nine visualization functions, v0.7 introduces three tidy accessor functions (tidy_wblr, tidy_rga, tidy_alt) that extract parameter estimates and goodness-of-fit metrics as data frames for use in reproducible research workflows, and a Model Context Protocol (MCP) server (reliapltr_mcp_server) that exposes five reliability analysis tools — fit_weibull, fit_alt, plot_weibull, plot_alt, and plot_rga — as callable tools for AI assistants such as Claude Code, enabling both parameter extraction and interactive plot generation from a conversational prompt. All nine exported functions return plotly objects, enabling interactive exploration, hover-to-inspect data points, and embedding in HTML reports and dashboards.</w:delText>
        </w:r>
      </w:del>
      <w:ins w:id="203" w:author="Claude" w:date="2026-06-02T00:00:00Z">
        <w:r>
          <w:rPr>
            <w:rFonts w:ascii="Arial" w:hAnsi="Arial" w:cs="Arial"/>
            <w:sz w:val="22"/>
            <w:szCs w:val="22"/>
          </w:rPr>
          <w:t xml:space="preserve">ReliaPlotR is an R package that provides two co-equal interfaces for interactive reliability analysis. The first is a conventional R function API: nine exported functions accept fitted model objects and return interactive plotly figures for life data analysis (Weibull and lognormal probability plots, confidence contours), accelerated life testing (probability plots and life-stress relationship plots), reliability growth analysis (Crow-AMSAA and Duane plots), and repairable systems analysis (nonparametric MCF, NHPP model fits, and exposure plots). The second is a Model Context Protocol (MCP) server (reliapltr_mcp_server) that exposes five tools — fit_weibull, fit_alt, plot_weibull, plot_alt, and plot_rga — to LLM assistants such as Claude Code. The fit tools return JSON-serializable parameter estimates; the plot tools return plotly figures as serialized JSON strings, so both interfaces share the same computation pipeline and produce identical results. A tool call constitutes a verifiable record of the analysis: distribution choice, estimation method, and censoring structure are all captured in the tool-call trace, making tool-augmented analysis auditable and reproducible by construction. The package wraps three upstream fitting packages — WeibullR, WeibullR.ALT, and ReliaGrowR — and performs no statistical computation itself. Version 0.7 also introduces three tidy accessor functions (tidy_wblr, tidy_rga, tidy_alt) that extract parameter estimates and goodness-of-fit metrics as data frames for reproducible reporting. All nine exported functions return plotly objects, enabling interactive exploration, hover-to-inspect data points, and embedding in HTML reports and dashboards.</w:t>
        </w:r>
      </w:ins>
    </w:p>
    <w:p>
      <w:pPr>
        <w:spacing w:before="0" w:after="0"/>
      </w:pPr>
    </w:p>
    <w:p w14:paraId="108BE7F8" w14:textId="77777777" w:rsidR="001E3522" w:rsidRDefault="00657B03" w:rsidP="001E3522">
      <w:pPr>
        <w:pStyle w:val="Heading1"/>
        <w:spacing w:before="0" w:line="240" w:lineRule="auto"/>
        <w:rPr>
          <w:rFonts w:ascii="Arial" w:eastAsia="Calibri" w:hAnsi="Arial" w:cs="Arial"/>
          <w:sz w:val="22"/>
          <w:szCs w:val="22"/>
        </w:rPr>
      </w:pPr>
      <w:r>
        <w:rPr>
          <w:rFonts w:ascii="Arial" w:eastAsia="Calibri" w:hAnsi="Arial" w:cs="Arial"/>
          <w:sz w:val="22"/>
          <w:szCs w:val="22"/>
        </w:rPr>
        <w:t xml:space="preserve">Keywords </w:t>
      </w:r>
      <w:bookmarkStart w:id="6" w:name="_Hlk73536342"/>
    </w:p>
    <w:p>
      <w:pPr>
        <w:spacing w:before="120" w:after="120" w:line="240" w:lineRule="auto"/>
        <w:rPr>
          <w:rFonts w:ascii="Arial" w:hAnsi="Arial" w:cs="Arial"/>
          <w:sz w:val="22"/>
          <w:szCs w:val="22"/>
        </w:rPr>
      </w:pPr>
      <w:r>
        <w:rPr>
          <w:rFonts w:ascii="Arial" w:hAnsi="Arial" w:cs="Arial"/>
          <w:sz w:val="22"/>
          <w:szCs w:val="22"/>
        </w:rPr>
        <w:t>reliability engineering; Weibull analysis; interactive visualization; plotly; R package; accelerated life testing; reproducible research; artificial intelligence</w:t>
      </w:r>
    </w:p>
    <w:p>
      <w:pPr>
        <w:spacing w:before="0" w:after="0"/>
      </w:pPr>
    </w:p>
    <w:p w14:paraId="42B80A20" w14:textId="350036B7" w:rsidR="00DD67E2" w:rsidRPr="00C14245" w:rsidRDefault="007A0305" w:rsidP="001E3522">
      <w:pPr>
        <w:pStyle w:val="Heading1"/>
        <w:spacing w:before="0" w:line="240" w:lineRule="auto"/>
        <w:rPr>
          <w:rFonts w:ascii="Arial" w:hAnsi="Arial" w:cs="Arial"/>
          <w:sz w:val="22"/>
          <w:szCs w:val="22"/>
        </w:rPr>
      </w:pPr>
      <w:r>
        <w:rPr>
          <w:rFonts w:ascii="Arial" w:eastAsia="Calibri" w:hAnsi="Arial" w:cs="Arial"/>
          <w:sz w:val="22"/>
          <w:szCs w:val="22"/>
        </w:rPr>
        <w:t xml:space="preserve">Metadata </w:t>
      </w:r>
    </w:p>
    <w:p>
      <w:pPr>
        <w:spacing w:before="120" w:after="120" w:line="240" w:lineRule="auto"/>
        <w:rPr>
          <w:rFonts w:ascii="Arial" w:hAnsi="Arial" w:cs="Arial"/>
          <w:sz w:val="22"/>
          <w:szCs w:val="22"/>
        </w:rPr>
      </w:pPr>
      <w:r>
        <w:rPr>
          <w:rFonts w:ascii="Arial" w:hAnsi="Arial" w:cs="Arial"/>
          <w:sz w:val="22"/>
          <w:szCs w:val="22"/>
        </w:rPr>
        <w:t>This ancillary data table is required for the submission.</w:t>
      </w:r>
    </w:p>
    <w:p>
      <w:pPr>
        <w:spacing w:before="0" w:after="0"/>
      </w:pP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trHeight w:val="300"/>
        </w:trPr>
        <w:tc>
          <w:tcPr>
            <w:tcW w:w="567" w:type="dxa"/>
          </w:tcPr>
          <w:p w14:paraId="2B1FB160" w14:textId="77777777" w:rsidR="00DD67E2" w:rsidRPr="00C14245" w:rsidRDefault="00DD67E2" w:rsidP="001E3522">
            <w:pPr>
              <w:rPr>
                <w:rFonts w:ascii="Arial" w:hAnsi="Arial" w:cs="Arial"/>
                <w:szCs w:val="22"/>
              </w:rPr>
            </w:pPr>
            <w:r>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Pr>
                <w:rFonts w:ascii="Arial" w:hAnsi="Arial" w:cs="Arial"/>
                <w:b/>
                <w:i/>
                <w:szCs w:val="22"/>
              </w:rPr>
              <w:t>Metadata</w:t>
            </w:r>
          </w:p>
        </w:tc>
      </w:tr>
      <w:tr w:rsidR="00DD67E2" w:rsidRPr="00C14245" w14:paraId="44BD84C4" w14:textId="77777777" w:rsidTr="008F38E0">
        <w:trPr>
          <w:trHeight w:val="300"/>
        </w:trPr>
        <w:tc>
          <w:tcPr>
            <w:tcW w:w="567" w:type="dxa"/>
          </w:tcPr>
          <w:p w14:paraId="5663CBE1" w14:textId="77777777" w:rsidR="00DD67E2" w:rsidRPr="00C14245" w:rsidRDefault="00DD67E2" w:rsidP="001E3522">
            <w:pPr>
              <w:rPr>
                <w:rFonts w:ascii="Arial" w:hAnsi="Arial" w:cs="Arial"/>
                <w:szCs w:val="22"/>
              </w:rPr>
            </w:pPr>
            <w:r>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Pr>
                <w:rFonts w:ascii="Arial" w:hAnsi="Arial" w:cs="Arial"/>
                <w:szCs w:val="22"/>
              </w:rPr>
              <w:t>Current code version</w:t>
            </w:r>
          </w:p>
        </w:tc>
        <w:tc>
          <w:tcPr>
            <w:tcW w:w="5357" w:type="dxa"/>
          </w:tcPr>
          <w:p>
            <w:pPr>
              <w:spacing w:before="0" w:after="0"/>
              <w:rPr>
                <w:rFonts w:ascii="Arial" w:hAnsi="Arial" w:cs="Arial"/>
                <w:sz w:val="22"/>
                <w:szCs w:val="22"/>
              </w:rPr>
            </w:pPr>
            <w:r>
              <w:rPr>
                <w:rFonts w:ascii="Arial" w:hAnsi="Arial" w:cs="Arial"/>
                <w:sz w:val="22"/>
                <w:szCs w:val="22"/>
              </w:rPr>
              <w:t>v0.7</w:t>
            </w:r>
          </w:p>
        </w:tc>
      </w:tr>
      <w:tr w:rsidR="00DD67E2" w:rsidRPr="00883C55" w14:paraId="5560CBB4" w14:textId="77777777" w:rsidTr="008F38E0">
        <w:trPr>
          <w:trHeight w:val="300"/>
        </w:trPr>
        <w:tc>
          <w:tcPr>
            <w:tcW w:w="567" w:type="dxa"/>
          </w:tcPr>
          <w:p w14:paraId="359B3DE7" w14:textId="77777777" w:rsidR="00DD67E2" w:rsidRPr="00C14245" w:rsidRDefault="00DD67E2" w:rsidP="001E3522">
            <w:pPr>
              <w:rPr>
                <w:rFonts w:ascii="Arial" w:hAnsi="Arial" w:cs="Arial"/>
                <w:szCs w:val="22"/>
              </w:rPr>
            </w:pPr>
            <w:r>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Pr>
                <w:rFonts w:ascii="Arial" w:hAnsi="Arial" w:cs="Arial"/>
                <w:szCs w:val="22"/>
              </w:rPr>
              <w:t>Permanent link to code/repository used for this code version</w:t>
            </w:r>
          </w:p>
        </w:tc>
        <w:tc>
          <w:tcPr>
            <w:tcW w:w="5357" w:type="dxa"/>
          </w:tcPr>
          <w:p>
            <w:pPr>
              <w:spacing w:before="0" w:after="0"/>
              <w:rPr>
                <w:rFonts w:ascii="Arial" w:hAnsi="Arial" w:cs="Arial"/>
                <w:sz w:val="22"/>
                <w:szCs w:val="22"/>
              </w:rPr>
            </w:pPr>
            <w:r>
              <w:rPr>
                <w:rFonts w:ascii="Arial" w:hAnsi="Arial" w:cs="Arial"/>
                <w:sz w:val="22"/>
                <w:szCs w:val="22"/>
              </w:rPr>
              <w:t>https://github.com/paulgovan/ReliaPlotR</w:t>
            </w:r>
          </w:p>
        </w:tc>
      </w:tr>
      <w:tr w:rsidR="00DD67E2" w:rsidRPr="00883C55" w14:paraId="33815D41" w14:textId="77777777" w:rsidTr="008F38E0">
        <w:trPr>
          <w:trHeight w:val="300"/>
        </w:trPr>
        <w:tc>
          <w:tcPr>
            <w:tcW w:w="567" w:type="dxa"/>
          </w:tcPr>
          <w:p w14:paraId="091665CD" w14:textId="62EF4D85" w:rsidR="00DD67E2" w:rsidRPr="00883C55" w:rsidRDefault="002B7866" w:rsidP="001E3522">
            <w:pPr>
              <w:rPr>
                <w:rFonts w:ascii="Arial" w:hAnsi="Arial" w:cs="Arial"/>
                <w:szCs w:val="22"/>
              </w:rPr>
            </w:pPr>
            <w:r>
              <w:rPr>
                <w:rFonts w:ascii="Arial" w:hAnsi="Arial" w:cs="Arial"/>
                <w:szCs w:val="22"/>
              </w:rPr>
              <w:t>C3</w:t>
            </w:r>
          </w:p>
        </w:tc>
        <w:tc>
          <w:tcPr>
            <w:tcW w:w="3554" w:type="dxa"/>
          </w:tcPr>
          <w:p w14:paraId="3B4C1036" w14:textId="38CBB52A" w:rsidR="00DD67E2" w:rsidRPr="00883C55" w:rsidRDefault="00DD67E2" w:rsidP="001E3522">
            <w:pPr>
              <w:rPr>
                <w:rFonts w:ascii="Arial" w:hAnsi="Arial" w:cs="Arial"/>
                <w:szCs w:val="22"/>
              </w:rPr>
            </w:pPr>
            <w:r>
              <w:rPr>
                <w:rFonts w:ascii="Arial" w:hAnsi="Arial" w:cs="Arial"/>
                <w:szCs w:val="22"/>
              </w:rPr>
              <w:t>Legal code license</w:t>
            </w:r>
          </w:p>
        </w:tc>
        <w:tc>
          <w:tcPr>
            <w:tcW w:w="5357" w:type="dxa"/>
          </w:tcPr>
          <w:p>
            <w:pPr>
              <w:spacing w:before="0" w:after="0"/>
              <w:rPr>
                <w:rFonts w:ascii="Arial" w:hAnsi="Arial" w:cs="Arial"/>
                <w:sz w:val="22"/>
                <w:szCs w:val="22"/>
              </w:rPr>
            </w:pPr>
            <w:r>
              <w:rPr>
                <w:rFonts w:ascii="Arial" w:hAnsi="Arial" w:cs="Arial"/>
                <w:sz w:val="22"/>
                <w:szCs w:val="22"/>
              </w:rPr>
              <w:t>Apache License 2.0</w:t>
            </w:r>
          </w:p>
        </w:tc>
      </w:tr>
      <w:tr w:rsidR="00DD67E2" w:rsidRPr="00883C55" w14:paraId="438B01EC" w14:textId="77777777" w:rsidTr="008F38E0">
        <w:trPr>
          <w:trHeight w:val="300"/>
        </w:trPr>
        <w:tc>
          <w:tcPr>
            <w:tcW w:w="567" w:type="dxa"/>
          </w:tcPr>
          <w:p w14:paraId="04E361F4" w14:textId="239E0838" w:rsidR="00DD67E2" w:rsidRPr="00883C55" w:rsidRDefault="002B7866" w:rsidP="001E3522">
            <w:pPr>
              <w:rPr>
                <w:rFonts w:ascii="Arial" w:hAnsi="Arial" w:cs="Arial"/>
                <w:szCs w:val="22"/>
              </w:rPr>
            </w:pPr>
            <w:r>
              <w:rPr>
                <w:rFonts w:ascii="Arial" w:hAnsi="Arial" w:cs="Arial"/>
                <w:szCs w:val="22"/>
              </w:rPr>
              <w:t>C4</w:t>
            </w:r>
          </w:p>
        </w:tc>
        <w:tc>
          <w:tcPr>
            <w:tcW w:w="3554" w:type="dxa"/>
          </w:tcPr>
          <w:p w14:paraId="2231913A" w14:textId="77777777" w:rsidR="00DD67E2" w:rsidRPr="00883C55" w:rsidRDefault="00DD67E2" w:rsidP="001E3522">
            <w:pPr>
              <w:rPr>
                <w:rFonts w:ascii="Arial" w:hAnsi="Arial" w:cs="Arial"/>
                <w:szCs w:val="22"/>
              </w:rPr>
            </w:pPr>
            <w:r>
              <w:rPr>
                <w:rFonts w:ascii="Arial" w:hAnsi="Arial" w:cs="Arial"/>
                <w:szCs w:val="22"/>
              </w:rPr>
              <w:t>Code versioning system used</w:t>
            </w:r>
          </w:p>
        </w:tc>
        <w:tc>
          <w:tcPr>
            <w:tcW w:w="5357" w:type="dxa"/>
          </w:tcPr>
          <w:p>
            <w:pPr>
              <w:spacing w:before="0" w:after="0"/>
              <w:rPr>
                <w:rFonts w:ascii="Arial" w:hAnsi="Arial" w:cs="Arial"/>
                <w:sz w:val="22"/>
                <w:szCs w:val="22"/>
              </w:rPr>
            </w:pPr>
            <w:r>
              <w:rPr>
                <w:rFonts w:ascii="Arial" w:hAnsi="Arial" w:cs="Arial"/>
                <w:sz w:val="22"/>
                <w:szCs w:val="22"/>
              </w:rPr>
              <w:t>git</w:t>
            </w:r>
          </w:p>
        </w:tc>
      </w:tr>
      <w:tr w:rsidR="00DD67E2" w:rsidRPr="00883C55" w14:paraId="16946563" w14:textId="77777777" w:rsidTr="008F38E0">
        <w:trPr>
          <w:trHeight w:val="300"/>
        </w:trPr>
        <w:tc>
          <w:tcPr>
            <w:tcW w:w="567" w:type="dxa"/>
          </w:tcPr>
          <w:p w14:paraId="46D58CC8" w14:textId="2FC2DB60" w:rsidR="00DD67E2" w:rsidRPr="00883C55" w:rsidRDefault="002B7866" w:rsidP="001E3522">
            <w:pPr>
              <w:rPr>
                <w:rFonts w:ascii="Arial" w:hAnsi="Arial" w:cs="Arial"/>
                <w:szCs w:val="22"/>
              </w:rPr>
            </w:pPr>
            <w:r>
              <w:rPr>
                <w:rFonts w:ascii="Arial" w:hAnsi="Arial" w:cs="Arial"/>
                <w:szCs w:val="22"/>
              </w:rPr>
              <w:t>C5</w:t>
            </w:r>
          </w:p>
        </w:tc>
        <w:tc>
          <w:tcPr>
            <w:tcW w:w="3554" w:type="dxa"/>
          </w:tcPr>
          <w:p w14:paraId="0986AA87" w14:textId="220B6BEB" w:rsidR="00DD67E2" w:rsidRPr="00883C55" w:rsidRDefault="00DD67E2" w:rsidP="001E3522">
            <w:pPr>
              <w:rPr>
                <w:rFonts w:ascii="Arial" w:hAnsi="Arial" w:cs="Arial"/>
                <w:szCs w:val="22"/>
              </w:rPr>
            </w:pPr>
            <w:r>
              <w:rPr>
                <w:rFonts w:ascii="Arial" w:hAnsi="Arial" w:cs="Arial"/>
                <w:szCs w:val="22"/>
              </w:rPr>
              <w:t>Software code languages, tools and services used</w:t>
            </w:r>
          </w:p>
        </w:tc>
        <w:tc>
          <w:tcPr>
            <w:tcW w:w="5357" w:type="dxa"/>
          </w:tcPr>
          <w:p>
            <w:pPr>
              <w:spacing w:before="0" w:after="0"/>
              <w:rPr>
                <w:rFonts w:ascii="Arial" w:hAnsi="Arial" w:cs="Arial"/>
                <w:sz w:val="22"/>
                <w:szCs w:val="22"/>
              </w:rPr>
            </w:pPr>
            <w:r>
              <w:rPr>
                <w:rFonts w:ascii="Arial" w:hAnsi="Arial" w:cs="Arial"/>
                <w:sz w:val="22"/>
                <w:szCs w:val="22"/>
              </w:rPr>
              <w:t>R, plotly, WeibullR, WeibullR.ALT, ReliaGrowR</w:t>
            </w:r>
          </w:p>
        </w:tc>
      </w:tr>
      <w:tr w:rsidR="00DD67E2" w:rsidRPr="00883C55" w14:paraId="68707A76" w14:textId="77777777" w:rsidTr="008F38E0">
        <w:trPr>
          <w:trHeight w:val="300"/>
        </w:trPr>
        <w:tc>
          <w:tcPr>
            <w:tcW w:w="567" w:type="dxa"/>
          </w:tcPr>
          <w:p w14:paraId="56024155" w14:textId="34EB12F9" w:rsidR="00DD67E2" w:rsidRPr="00883C55" w:rsidRDefault="002B7866" w:rsidP="001E3522">
            <w:pPr>
              <w:rPr>
                <w:rFonts w:ascii="Arial" w:hAnsi="Arial" w:cs="Arial"/>
                <w:szCs w:val="22"/>
              </w:rPr>
            </w:pPr>
            <w:r>
              <w:rPr>
                <w:rFonts w:ascii="Arial" w:hAnsi="Arial" w:cs="Arial"/>
                <w:szCs w:val="22"/>
              </w:rPr>
              <w:lastRenderedPageBreak/>
              <w:t>C6</w:t>
            </w:r>
          </w:p>
        </w:tc>
        <w:tc>
          <w:tcPr>
            <w:tcW w:w="3554" w:type="dxa"/>
          </w:tcPr>
          <w:p w14:paraId="2F9146D3" w14:textId="2B37EA71" w:rsidR="00DD67E2" w:rsidRPr="00883C55" w:rsidRDefault="00DD67E2" w:rsidP="001E3522">
            <w:pPr>
              <w:rPr>
                <w:rFonts w:ascii="Arial" w:hAnsi="Arial" w:cs="Arial"/>
                <w:szCs w:val="22"/>
              </w:rPr>
            </w:pPr>
            <w:r>
              <w:rPr>
                <w:rFonts w:ascii="Arial" w:hAnsi="Arial" w:cs="Arial"/>
                <w:szCs w:val="22"/>
              </w:rPr>
              <w:t>Compilation requirements, operating environments and dependencies</w:t>
            </w:r>
          </w:p>
        </w:tc>
        <w:tc>
          <w:tcPr>
            <w:tcW w:w="5357" w:type="dxa"/>
          </w:tcPr>
          <w:p>
            <w:pPr>
              <w:spacing w:before="0" w:after="0"/>
              <w:rPr>
                <w:rFonts w:ascii="Arial" w:hAnsi="Arial" w:cs="Arial"/>
                <w:sz w:val="22"/>
                <w:szCs w:val="22"/>
              </w:rPr>
            </w:pPr>
            <w:r>
              <w:rPr>
                <w:rFonts w:ascii="Arial" w:hAnsi="Arial" w:cs="Arial"/>
                <w:sz w:val="22"/>
                <w:szCs w:val="22"/>
              </w:rPr>
              <w:t>R (&gt;= 4.0.0); all dependencies available on CRAN: plotly, WeibullR, WeibullR.ALT, ReliaGrowR</w:t>
            </w:r>
          </w:p>
        </w:tc>
      </w:tr>
      <w:tr w:rsidR="00DD67E2" w:rsidRPr="00883C55" w14:paraId="286C72E5" w14:textId="77777777" w:rsidTr="008F38E0">
        <w:trPr>
          <w:trHeight w:val="300"/>
        </w:trPr>
        <w:tc>
          <w:tcPr>
            <w:tcW w:w="567" w:type="dxa"/>
          </w:tcPr>
          <w:p w14:paraId="3E16E1E6" w14:textId="711E8AAE" w:rsidR="00DD67E2" w:rsidRPr="00883C55" w:rsidRDefault="002B7866" w:rsidP="001E3522">
            <w:pPr>
              <w:rPr>
                <w:rFonts w:ascii="Arial" w:hAnsi="Arial" w:cs="Arial"/>
                <w:szCs w:val="22"/>
              </w:rPr>
            </w:pPr>
            <w:r>
              <w:rPr>
                <w:rFonts w:ascii="Arial" w:hAnsi="Arial" w:cs="Arial"/>
                <w:szCs w:val="22"/>
              </w:rPr>
              <w:t>C7</w:t>
            </w:r>
          </w:p>
        </w:tc>
        <w:tc>
          <w:tcPr>
            <w:tcW w:w="3554" w:type="dxa"/>
          </w:tcPr>
          <w:p w14:paraId="0EE51704" w14:textId="1B29C340" w:rsidR="00DD67E2" w:rsidRPr="00883C55" w:rsidRDefault="00DD67E2" w:rsidP="001E3522">
            <w:pPr>
              <w:rPr>
                <w:rFonts w:ascii="Arial" w:hAnsi="Arial" w:cs="Arial"/>
                <w:szCs w:val="22"/>
              </w:rPr>
            </w:pPr>
            <w:r>
              <w:rPr>
                <w:rFonts w:ascii="Arial" w:hAnsi="Arial" w:cs="Arial"/>
                <w:szCs w:val="22"/>
              </w:rPr>
              <w:t>If available, link to developer documentation/manual</w:t>
            </w:r>
          </w:p>
        </w:tc>
        <w:tc>
          <w:tcPr>
            <w:tcW w:w="5357" w:type="dxa"/>
          </w:tcPr>
          <w:p>
            <w:pPr>
              <w:spacing w:before="0" w:after="0"/>
              <w:rPr>
                <w:rFonts w:ascii="Arial" w:hAnsi="Arial" w:cs="Arial"/>
                <w:sz w:val="22"/>
                <w:szCs w:val="22"/>
              </w:rPr>
            </w:pPr>
            <w:r>
              <w:rPr>
                <w:rFonts w:ascii="Arial" w:hAnsi="Arial" w:cs="Arial"/>
                <w:sz w:val="22"/>
                <w:szCs w:val="22"/>
              </w:rPr>
              <w:t>https://paulgovan.github.io/ReliaPlotR/</w:t>
            </w:r>
          </w:p>
        </w:tc>
      </w:tr>
      <w:tr w:rsidR="00DD67E2" w:rsidRPr="00883C55" w14:paraId="59B634D9" w14:textId="77777777" w:rsidTr="008F38E0">
        <w:trPr>
          <w:trHeight w:val="300"/>
        </w:trPr>
        <w:tc>
          <w:tcPr>
            <w:tcW w:w="567" w:type="dxa"/>
          </w:tcPr>
          <w:p w14:paraId="63807196" w14:textId="09A695AA" w:rsidR="00DD67E2" w:rsidRPr="00883C55" w:rsidRDefault="002B7866" w:rsidP="001E3522">
            <w:pPr>
              <w:rPr>
                <w:rFonts w:ascii="Arial" w:hAnsi="Arial" w:cs="Arial"/>
                <w:szCs w:val="22"/>
              </w:rPr>
            </w:pPr>
            <w:r>
              <w:rPr>
                <w:rFonts w:ascii="Arial" w:hAnsi="Arial" w:cs="Arial"/>
                <w:szCs w:val="22"/>
              </w:rPr>
              <w:t>C8</w:t>
            </w:r>
          </w:p>
        </w:tc>
        <w:tc>
          <w:tcPr>
            <w:tcW w:w="3554" w:type="dxa"/>
          </w:tcPr>
          <w:p w14:paraId="519282C0" w14:textId="77777777" w:rsidR="00DD67E2" w:rsidRPr="00883C55" w:rsidRDefault="00DD67E2" w:rsidP="001E3522">
            <w:pPr>
              <w:rPr>
                <w:rFonts w:ascii="Arial" w:hAnsi="Arial" w:cs="Arial"/>
                <w:szCs w:val="22"/>
              </w:rPr>
            </w:pPr>
            <w:r>
              <w:rPr>
                <w:rFonts w:ascii="Arial" w:hAnsi="Arial" w:cs="Arial"/>
                <w:szCs w:val="22"/>
              </w:rPr>
              <w:t>Support email for questions</w:t>
            </w:r>
          </w:p>
        </w:tc>
        <w:tc>
          <w:tcPr>
            <w:tcW w:w="5357" w:type="dxa"/>
          </w:tcPr>
          <w:p>
            <w:pPr>
              <w:spacing w:before="0" w:after="0"/>
              <w:rPr>
                <w:rFonts w:ascii="Arial" w:hAnsi="Arial" w:cs="Arial"/>
                <w:sz w:val="22"/>
                <w:szCs w:val="22"/>
              </w:rPr>
            </w:pPr>
            <w:r>
              <w:rPr>
                <w:rFonts w:ascii="Arial" w:hAnsi="Arial" w:cs="Arial"/>
                <w:sz w:val="22"/>
                <w:szCs w:val="22"/>
              </w:rPr>
              <w:t>paul.govan2@gmail.com</w:t>
            </w:r>
          </w:p>
        </w:tc>
      </w:tr>
    </w:tbl>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Motivation and significance</w:t>
      </w:r>
    </w:p>
    <w:p>
      <w:pPr>
        <w:spacing w:before="120" w:after="120" w:line="240" w:lineRule="auto"/>
        <w:rPr>
          <w:rFonts w:ascii="Arial" w:hAnsi="Arial" w:cs="Arial"/>
          <w:sz w:val="22"/>
          <w:szCs w:val="22"/>
        </w:rPr>
      </w:pPr>
      <w:r>
        <w:rPr>
          <w:rFonts w:ascii="Arial" w:hAnsi="Arial" w:cs="Arial"/>
          <w:sz w:val="22"/>
          <w:szCs w:val="22"/>
        </w:rPr>
        <w:t>Reliability engineering is a discipline concerned with predicting and improving the probability that systems and components will function as intended over time. Core analytical tasks include fitting life distributions to failure data, modelling reliability growth over development test time, characterizing the effects of accelerated stress on component life, and analysing recurrent-event data from repairable systems. Each of these tasks requires specialized probability plots: Weibull and lognormal probability paper for life data, log-log Duane plots for reliability growth, life-stress relationship plots for accelerated life testing, and mean cumulative function (MCF) plots for repairable systems.</w:t>
      </w:r>
    </w:p>
    <w:p>
      <w:pPr>
        <w:spacing w:before="120" w:after="120" w:line="240" w:lineRule="auto"/>
        <w:rPr>
          <w:rFonts w:ascii="Arial" w:hAnsi="Arial" w:cs="Arial"/>
          <w:sz w:val="22"/>
          <w:szCs w:val="22"/>
        </w:rPr>
      </w:pPr>
      <w:r>
        <w:rPr>
          <w:rFonts w:ascii="Arial" w:hAnsi="Arial" w:cs="Arial"/>
          <w:sz w:val="22"/>
          <w:szCs w:val="22"/>
        </w:rPr>
        <w:t>Several mature R packages provide the statistical modelling for these tasks. WeibullR [1] fits Weibull and lognormal distributions to failure data and computes confidence bounds via rank regression and maximum likelihood estimation (MLE). ReliaGrowR [2] fits Crow-AMSAA Non-Homogeneous Poisson Process (NHPP) and Duane reliability growth models. WeibullR.ALT [3] fits accelerated life testing (ALT) models using Arrhenius and Power Law life-stress relationships. However, all three packages produce static graphics using base R; none supports interactive exploration.</w:t>
      </w:r>
    </w:p>
    <w:p>
      <w:pPr>
        <w:spacing w:before="120" w:after="120" w:line="240" w:lineRule="auto"/>
        <w:rPr>
          <w:rFonts w:ascii="Arial" w:hAnsi="Arial" w:cs="Arial"/>
          <w:sz w:val="22"/>
          <w:szCs w:val="22"/>
        </w:rPr>
      </w:pPr>
      <w:r>
        <w:rPr>
          <w:rFonts w:ascii="Arial" w:hAnsi="Arial" w:cs="Arial"/>
          <w:sz w:val="22"/>
          <w:szCs w:val="22"/>
        </w:rPr>
        <w:t>Interactive visualization has become an important part of modern data analysis workflows. Sievert [4] introduced the plotly R package, which provides a high-level interface to the plotly.js library and enables fully interactive web-based plots. Interactive plots allow users to hover over data points to inspect fitted parameter values and confidence bounds, toggle individual models on and off via the legend, zoom into regions of interest, and embed outputs directly in R Markdown and Quarto HTML reports or Shiny dashboards without additional tooling.</w:t>
      </w:r>
    </w:p>
    <w:p>
      <w:pPr>
        <w:spacing w:before="120" w:after="120" w:line="240" w:lineRule="auto"/>
        <w:rPr>
          <w:rFonts w:ascii="Arial" w:hAnsi="Arial" w:cs="Arial"/>
          <w:sz w:val="22"/>
          <w:szCs w:val="22"/>
        </w:rPr>
      </w:pPr>
      <w:r>
        <w:rPr>
          <w:rFonts w:ascii="Arial" w:hAnsi="Arial" w:cs="Arial"/>
          <w:sz w:val="22"/>
          <w:szCs w:val="22"/>
        </w:rPr>
        <w:t>Despite the availability of both statistical fitting packages and interactive visualization infrastructure, no single R package combines these four reliability analysis domains into a unified, interactive plotting interface. ReliaPlotR fills this gap by wrapping WeibullR, ReliaGrowR, and WeibullR.ALT and providing a consistent plotly-based interface across all four domains. The package enables reliability engineers and researchers to produce publication-quality interactive plots with minimal code, and to distribute findings as self-contained HTML documents.</w:t>
      </w:r>
    </w:p>
    <w:p>
      <w:pPr>
        <w:spacing w:before="120" w:after="120" w:line="240" w:lineRule="auto"/>
        <w:rPr>
          <w:rFonts w:ascii="Arial" w:hAnsi="Arial" w:cs="Arial"/>
          <w:sz w:val="22"/>
          <w:szCs w:val="22"/>
        </w:rPr>
      </w:pPr>
      <w:ins w:id="204" w:author="Claude" w:date="2026-06-02T00:00:00Z">
        <w:r>
          <w:rPr>
            <w:rFonts w:ascii="Arial" w:hAnsi="Arial" w:cs="Arial"/>
            <w:sz w:val="22"/>
            <w:szCs w:val="22"/>
          </w:rPr>
          <w:t xml:space="preserve">A second gap has emerged alongside LLM adoption in scientific computing. Large language model assistants are increasingly used for data interpretation and workflow automation, but they cannot natively call R statistical machinery. The Model Context Protocol (MCP) is an open standard that addresses this: it defines a typed tool-call interface through which LLM clients invoke external computations and receive structured results. Without MCP integration, an LLM handling reliability data must either hallucinate parameter estimates or ask the analyst to paste R output into the conversation — both approaches are unacceptable in engineering contexts. With MCP, the LLM drives the canonical WeibullR / WeibullR.ALT / ReliaGrowR pipeline and receives auditable, reproducible results. Crucially, each tool call records the full analysis specification: which distribution was fitted, which estimation method was used, whether suspension times were included. This constitutes a verifiable record that an unaugmented LLM estimate — however numerically accurate — cannot provide.</w:t>
        </w:r>
      </w:ins>
    </w:p>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Software description</w:t>
      </w:r>
    </w:p>
    <w:p>
      <w:pPr>
        <w:spacing w:before="120" w:after="120" w:line="240" w:lineRule="auto"/>
        <w:rPr>
          <w:rFonts w:ascii="Arial" w:hAnsi="Arial" w:cs="Arial"/>
          <w:sz w:val="22"/>
          <w:szCs w:val="22"/>
        </w:rPr>
      </w:pPr>
      <w:r>
        <w:rPr>
          <w:rFonts w:ascii="Arial" w:hAnsi="Arial" w:cs="Arial"/>
          <w:b/>
          <w:sz w:val="22"/>
          <w:szCs w:val="22"/>
        </w:rPr>
        <w:t>Software architecture:</w:t>
      </w:r>
    </w:p>
    <w:p>
      <w:pPr>
        <w:spacing w:before="120" w:after="120" w:line="240" w:lineRule="auto"/>
        <w:rPr>
          <w:rFonts w:ascii="Arial" w:hAnsi="Arial" w:cs="Arial"/>
          <w:sz w:val="22"/>
          <w:szCs w:val="22"/>
        </w:rPr>
      </w:pPr>
      <w:ins w:id="205" w:author="Claude" w:date="2026-06-02T00:00:00Z">
        <w:r>
          <w:rPr>
            <w:rFonts w:ascii="Arial" w:hAnsi="Arial" w:cs="Arial"/>
            <w:sz w:val="22"/>
            <w:szCs w:val="22"/>
          </w:rPr>
          <w:t xml:space="preserve">ReliaPlotR is organized in three layers. Layer 1 consists of the upstream computation engines: WeibullR (Weibull and lognormal fitting, confidence bounds), WeibullR.ALT (ALT models), and ReliaGrowR (reliability growth, repairable systems). ReliaPlotR does not reimplement any statistics; it orchestrates these engines. Layer 2 is the ReliaPlotR core: nine plotting functions (plotly_wblr, plotly_contour, plotly_alt, plotly_rel, plotly_rga, plotly_duane, plotly_nhpp, plotly_mcf, plotly_exposure) and three accessor functions (tidy_wblr, tidy_alt, tidy_rga) that extract tidy data frames from fitted model objects. Layer 3 is the dual output interface: (a) the R function API, which returns plotly objects for interactive use in RStudio, Shiny, and rendered HTML documents; and (b) the MCP server (reliapltr_mcp_server()), which wraps the same Layer 2 pipelines and returns either JSON parameter structs (fit tools) or plotly JSON strings (plot tools) for LLM clients. The MCP plot tools return the same plotly figures as the R API — the two interfaces are not separate implementations but two delivery channels for the same output.</w:t>
        </w:r>
      </w:ins>
    </w:p>
    <w:p>
      <w:pPr>
        <w:spacing w:before="120" w:after="120" w:line="240" w:lineRule="auto"/>
        <w:rPr>
          <w:rFonts w:ascii="Arial" w:hAnsi="Arial" w:cs="Arial"/>
          <w:sz w:val="22"/>
          <w:szCs w:val="22"/>
        </w:rPr>
      </w:pPr>
      <w:r>
        <w:rPr>
          <w:rFonts w:ascii="Arial" w:hAnsi="Arial" w:cs="Arial"/>
          <w:b/>
          <w:sz w:val="22"/>
          <w:szCs w:val="22"/>
        </w:rPr>
      </w:r>
    </w:p>
    <w:p>
      <w:pPr>
        <w:spacing w:before="120" w:after="120" w:line="240" w:lineRule="auto"/>
        <w:rPr>
          <w:rFonts w:ascii="Arial" w:hAnsi="Arial" w:cs="Arial"/>
          <w:sz w:val="22"/>
          <w:szCs w:val="22"/>
        </w:rPr>
      </w:pPr>
      <w:r>
        <w:rPr>
          <w:rFonts w:ascii="Arial" w:hAnsi="Arial" w:cs="Arial"/>
          <w:sz w:val="22"/>
          <w:szCs w:val="22"/>
        </w:rPr>
        <w:t>ReliaPlotR follows a thin-wrapper architecture. Each of the nine exported functions accepts a fitted model object from one of the three upstream packages, extracts the relevant model parameters and data, and constructs a plotly figure. No statistical fitting is performed inside ReliaPlotR itself; all computation is delegated to the upstream packages. This separation of concerns keeps the package focused and ensures that improvements to the fitting packages are immediately available to ReliaPlotR users.</w:t>
      </w:r>
    </w:p>
    <w:p>
      <w:pPr>
        <w:spacing w:before="120" w:after="120" w:line="240" w:lineRule="auto"/>
        <w:rPr>
          <w:rFonts w:ascii="Arial" w:hAnsi="Arial" w:cs="Arial"/>
          <w:sz w:val="22"/>
          <w:szCs w:val="22"/>
        </w:rPr>
      </w:pPr>
      <w:r>
        <w:rPr>
          <w:rFonts w:ascii="Arial" w:hAnsi="Arial" w:cs="Arial"/>
          <w:sz w:val="22"/>
          <w:szCs w:val="22"/>
        </w:rPr>
        <w:t>The package is organized as nine source files under R/, one per exported function. All functions share a common interface pattern: a required model object argument, optional Boolean display flags (showConf, showGrid), axis label strings, color parameters, and a signif argument controlling the number of significant digits shown in hover text. All functions return a plotly object, which can be displayed interactively, saved as an HTML file, or embedded in R Markdown / Quarto documents.</w:t>
      </w:r>
    </w:p>
    <w:p>
      <w:pPr>
        <w:spacing w:before="120" w:after="120" w:line="240" w:lineRule="auto"/>
        <w:rPr>
          <w:rFonts w:ascii="Arial" w:hAnsi="Arial" w:cs="Arial"/>
          <w:sz w:val="22"/>
          <w:szCs w:val="22"/>
        </w:rPr>
      </w:pPr>
      <w:r>
        <w:rPr>
          <w:rFonts w:ascii="Arial" w:hAnsi="Arial" w:cs="Arial"/>
          <w:sz w:val="22"/>
          <w:szCs w:val="22"/>
        </w:rPr>
        <w:t>An overlay pattern is supported across all main plot types: when a list of model objects is passed instead of a single object, all models are rendered on the same plot in distinct colors, with each model’s traces grouped under a single legend entry. This allows direct visual comparison of multiple datasets or model specifications.</w:t>
      </w:r>
    </w:p>
    <w:p>
      <w:pPr>
        <w:spacing w:before="120" w:after="120" w:line="240" w:lineRule="auto"/>
        <w:rPr>
          <w:rFonts w:ascii="Arial" w:hAnsi="Arial" w:cs="Arial"/>
          <w:sz w:val="22"/>
          <w:szCs w:val="22"/>
        </w:rPr>
      </w:pPr>
      <w:ins w:id="206" w:author="Claude" w:date="2026-06-02T00:00:00Z">
        <w:r>
          <w:rPr>
            <w:rFonts w:ascii="Arial" w:hAnsi="Arial" w:cs="Arial"/>
            <w:b/>
            <w:sz w:val="22"/>
            <w:szCs w:val="22"/>
          </w:rPr>
          <w:t xml:space="preserve">Dual API design. </w:t>
        </w:r>
        <w:r>
          <w:rPr>
            <w:rFonts w:ascii="Arial" w:hAnsi="Arial" w:cs="Arial"/>
            <w:sz w:val="22"/>
            <w:szCs w:val="22"/>
          </w:rPr>
          <w:t xml:space="preserve">The MCP tool inventory consists of five tools divided into two categories. The fit tools (fit_weibull, fit_alt) service numerical queries: they run the fitting pipeline and return a compact, JSON-serializable parameter struct — no plot is generated. The plot tools (plot_weibull, plot_alt, plot_rga) service visualization requests: they run the identical fitting pipeline and then pass the result through the corresponding plotly_ function and plotly:::to_JSON(), returning a self-contained plotly JSON string. This separation is intentional: a numerical query should not incur plot-generation overhead, and — critically — the numbers in a plot and the numbers in a fit tool response are guaranteed identical because they share the same underlying pipeline. The fit and plot tools for the same analysis domain cannot diverge. The five tools and their underlying pipelines: fit_weibull runs wblr() → wblr.fit() → wblr.conf() → tidy_wblr() and returns param1 (β or μlog), param2 (η or σlog), gof_value, and n_failures; fit_alt runs alt.make() → alt.parallel() → alt.fit() → tidy_alt() and returns per-stress-level parameters and life-stress coefficients; plot_weibull, plot_alt, and plot_rga extend the corresponding fit pipelines with plotly rendering and return JSON strings. The failures_json argument of fit_alt and plot_alt encodes failure-time arrays as a JSON string because MCP tool schemas require typed scalar arrays; a ragged structure with different numbers of failures at each stress level must be JSON-encoded at the boundary. ReliaGrowR exposes a complementary rga_mcp_server() with eight additional tools covering reliability growth forecasting, reliability demonstration testing, and NHPP fitting. Together the two servers cover all four reliability domains. Both mcptools and ellmer are listed in Suggests rather than Imports, so the base ReliaPlotR package installs and runs fully without them.</w:t>
        </w:r>
      </w:ins>
    </w:p>
    <w:p>
      <w:pPr>
        <w:spacing w:before="0" w:after="0"/>
      </w:pPr>
    </w:p>
    <w:p>
      <w:pPr>
        <w:spacing w:before="120" w:after="120" w:line="240" w:lineRule="auto"/>
        <w:rPr>
          <w:rFonts w:ascii="Arial" w:hAnsi="Arial" w:cs="Arial"/>
          <w:sz w:val="22"/>
          <w:szCs w:val="22"/>
        </w:rPr>
      </w:pPr>
      <w:r>
        <w:rPr>
          <w:rFonts w:ascii="Arial" w:hAnsi="Arial" w:cs="Arial"/>
          <w:b/>
          <w:sz w:val="22"/>
          <w:szCs w:val="22"/>
        </w:rPr>
        <w:t>Software functionalities:</w:t>
      </w:r>
    </w:p>
    <w:p>
      <w:pPr>
        <w:spacing w:before="120" w:after="120" w:line="240" w:lineRule="auto"/>
        <w:rPr>
          <w:rFonts w:ascii="Arial" w:hAnsi="Arial" w:cs="Arial"/>
          <w:sz w:val="22"/>
          <w:szCs w:val="22"/>
        </w:rPr>
      </w:pPr>
      <w:r>
        <w:rPr>
          <w:rFonts w:ascii="Arial" w:hAnsi="Arial" w:cs="Arial"/>
          <w:sz w:val="22"/>
          <w:szCs w:val="22"/>
        </w:rPr>
        <w:t>The nine exported functions are organized across four reliability analysis domains:</w:t>
      </w:r>
    </w:p>
    <w:p>
      <w:pPr>
        <w:spacing w:before="120" w:after="120" w:line="240" w:lineRule="auto"/>
        <w:rPr>
          <w:rFonts w:ascii="Arial" w:hAnsi="Arial" w:cs="Arial"/>
          <w:sz w:val="22"/>
          <w:szCs w:val="22"/>
        </w:rPr>
      </w:pPr>
      <w:r>
        <w:rPr>
          <w:rFonts w:ascii="Arial" w:hAnsi="Arial" w:cs="Arial"/>
          <w:sz w:val="22"/>
          <w:szCs w:val="22"/>
        </w:rPr>
        <w:t>Life Data Analysis: plotly_wblr() creates a Weibull or lognormal probability plot from a wblr object (WeibullR). The y-axis uses a double-log transformation for Weibull distributions and a normal quantile transformation for lognormal distributions, so that a well-fitting model appears as a straight line. Confidence bounds, suspension subplots, interval-censored data, and three-parameter Weibull fits are all supported. plotly_contour() creates a parameter confidence contour plot from an MLE-fitted wblr object, showing the joint confidence region for the two distribution parameters.</w:t>
      </w:r>
      <w:ins w:id="207" w:author="Claude" w:date="2026-06-02T00:00:00Z">
        <w:r>
          <w:rPr>
            <w:rFonts w:ascii="Arial" w:hAnsi="Arial" w:cs="Arial"/>
            <w:sz w:val="22"/>
            <w:szCs w:val="22"/>
          </w:rPr>
          <w:t>The fit_weibull and plot_weibull MCP tools expose this fitting pipeline to LLM clients.</w:t>
        </w:r>
      </w:ins>
      <w:r>
        <w:rPr>
          <w:rFonts w:ascii="Arial" w:hAnsi="Arial" w:cs="Arial"/>
          <w:sz w:val="22"/>
          <w:szCs w:val="22"/>
        </w:rPr>
      </w:r>
    </w:p>
    <w:p>
      <w:pPr>
        <w:spacing w:before="120" w:after="120" w:line="240" w:lineRule="auto"/>
        <w:rPr>
          <w:rFonts w:ascii="Arial" w:hAnsi="Arial" w:cs="Arial"/>
          <w:sz w:val="22"/>
          <w:szCs w:val="22"/>
        </w:rPr>
      </w:pPr>
      <w:r>
        <w:rPr>
          <w:rFonts w:ascii="Arial" w:hAnsi="Arial" w:cs="Arial"/>
          <w:sz w:val="22"/>
          <w:szCs w:val="22"/>
        </w:rPr>
        <w:t>Accelerated Life Testing: plotly_alt() creates an ALT probability plot overlaying one fit line per stress level on shared probability paper. plotly_rel() creates a life-stress relationship plot showing the fitted Arrhenius or Power Law model, percentile bands, and an optional goal-condition marker.</w:t>
      </w:r>
      <w:ins w:id="208" w:author="Claude" w:date="2026-06-02T00:00:00Z">
        <w:r>
          <w:rPr>
            <w:rFonts w:ascii="Arial" w:hAnsi="Arial" w:cs="Arial"/>
            <w:sz w:val="22"/>
            <w:szCs w:val="22"/>
          </w:rPr>
          <w:t>The fit_alt and plot_alt MCP tools expose this pipeline to LLM clients.</w:t>
        </w:r>
      </w:ins>
      <w:r>
        <w:rPr>
          <w:rFonts w:ascii="Arial" w:hAnsi="Arial" w:cs="Arial"/>
          <w:sz w:val="22"/>
          <w:szCs w:val="22"/>
        </w:rPr>
      </w:r>
    </w:p>
    <w:p>
      <w:pPr>
        <w:spacing w:before="120" w:after="120" w:line="240" w:lineRule="auto"/>
        <w:rPr>
          <w:rFonts w:ascii="Arial" w:hAnsi="Arial" w:cs="Arial"/>
          <w:sz w:val="22"/>
          <w:szCs w:val="22"/>
        </w:rPr>
      </w:pPr>
      <w:r>
        <w:rPr>
          <w:rFonts w:ascii="Arial" w:hAnsi="Arial" w:cs="Arial"/>
          <w:sz w:val="22"/>
          <w:szCs w:val="22"/>
        </w:rPr>
        <w:t>Reliability Growth: plotly_rga() creates a Crow-AMSAA cumulative failures plot from an rga object (ReliaGrowR), including the parametric model fit, confidence bounds, and optional piecewise change-point markers. plotly_duane() creates a Duane plot showing cumulative MTBF against cumulative test time on a log-log scale.</w:t>
      </w:r>
      <w:ins w:id="209" w:author="Claude" w:date="2026-06-02T00:00:00Z">
        <w:r>
          <w:rPr>
            <w:rFonts w:ascii="Arial" w:hAnsi="Arial" w:cs="Arial"/>
            <w:sz w:val="22"/>
            <w:szCs w:val="22"/>
          </w:rPr>
          <w:t>The plot_rga MCP tool exposes the Crow-AMSAA fitting pipeline to LLM clients.</w:t>
        </w:r>
      </w:ins>
      <w:r>
        <w:rPr>
          <w:rFonts w:ascii="Arial" w:hAnsi="Arial" w:cs="Arial"/>
          <w:sz w:val="22"/>
          <w:szCs w:val="22"/>
        </w:rPr>
      </w:r>
    </w:p>
    <w:p>
      <w:pPr>
        <w:spacing w:before="120" w:after="120" w:line="240" w:lineRule="auto"/>
        <w:rPr>
          <w:rFonts w:ascii="Arial" w:hAnsi="Arial" w:cs="Arial"/>
          <w:sz w:val="22"/>
          <w:szCs w:val="22"/>
        </w:rPr>
      </w:pPr>
      <w:r>
        <w:rPr>
          <w:rFonts w:ascii="Arial" w:hAnsi="Arial" w:cs="Arial"/>
          <w:sz w:val="22"/>
          <w:szCs w:val="22"/>
        </w:rPr>
        <w:t>Repairable Systems: plotly_nhpp() overlays the nonparametric MCF on the fitted parametric NHPP Power Law model. plotly_mcf() creates a nonparametric MCF step-function plot with Nelson variance confidence bands. plotly_exposure() plots the instantaneous event rate as a step function.</w:t>
      </w:r>
      <w:ins w:id="210" w:author="Claude" w:date="2026-06-02T00:00:00Z">
        <w:r>
          <w:rPr>
            <w:rFonts w:ascii="Arial" w:hAnsi="Arial" w:cs="Arial"/>
            <w:sz w:val="22"/>
            <w:szCs w:val="22"/>
          </w:rPr>
          <w:t>MCP tools for this domain (plot_mcf, plot_nhpp, plot_exposure) are planned for v0.8.</w:t>
        </w:r>
      </w:ins>
      <w:r>
        <w:rPr>
          <w:rFonts w:ascii="Arial" w:hAnsi="Arial" w:cs="Arial"/>
          <w:sz w:val="22"/>
          <w:szCs w:val="22"/>
        </w:rPr>
      </w:r>
    </w:p>
    <w:p>
      <w:pPr>
        <w:spacing w:before="120" w:after="120" w:line="240" w:lineRule="auto"/>
        <w:rPr>
          <w:rFonts w:ascii="Arial" w:hAnsi="Arial" w:cs="Arial"/>
          <w:sz w:val="22"/>
          <w:szCs w:val="22"/>
        </w:rPr>
      </w:pPr>
      <w:r>
        <w:rPr>
          <w:rFonts w:ascii="Arial" w:hAnsi="Arial" w:cs="Arial"/>
          <w:b/>
          <w:sz w:val="22"/>
          <w:szCs w:val="22"/>
        </w:rPr>
        <w:t xml:space="preserve">Accessor functions. </w:t>
      </w:r>
      <w:r>
        <w:rPr>
          <w:rFonts w:ascii="Arial" w:hAnsi="Arial" w:cs="Arial"/>
          <w:sz w:val="22"/>
          <w:szCs w:val="22"/>
        </w:rPr>
        <w:t>Three new exported functions — tidy_wblr(), tidy_rga(), and tidy_alt() — extract parameter estimates, confidence bounds, and goodness-of-fit metrics from fitted model objects as tidy data frames. For Weibull and lognormal fits, tidy_wblr() returns the shape and scale parameters (beta and eta, or mu_log and sigma_log), the goodness-of-fit metric (R-squared for rank regression, log-likelihood for MLE), and the confidence bound table. tidy_rga() returns fitted cumulative failure counts alongside the Crow-AMSAA Power Law parameters lambda and beta. tidy_alt() returns per-stress-level characteristic-life estimates and the global life-stress relationship coefficients. These functions make it straightforward to include exact numerical results in reproducible reports and academic manuscripts without manually transcribing values from interactive hover tooltips.</w:t>
      </w:r>
    </w:p>
    <w:p>
      <w:pPr>
        <w:spacing w:before="120" w:after="120" w:line="240" w:lineRule="auto"/>
        <w:rPr>
          <w:rFonts w:ascii="Arial" w:hAnsi="Arial" w:cs="Arial"/>
          <w:sz w:val="22"/>
          <w:szCs w:val="22"/>
        </w:rPr>
      </w:pPr>
      <w:r>
        <w:rPr>
          <w:rFonts w:ascii="Arial" w:hAnsi="Arial" w:cs="Arial"/>
          <w:b/>
          <w:sz w:val="22"/>
          <w:szCs w:val="22"/>
        </w:rPr>
        <w:t xml:space="preserve">MCP server. </w:t>
      </w:r>
      <w:r>
        <w:rPr>
          <w:rFonts w:ascii="Arial" w:hAnsi="Arial" w:cs="Arial"/>
          <w:sz w:val="22"/>
          <w:szCs w:val="22"/>
        </w:rPr>
        <w:t xml:space="preserve">reliapltr_mcp_server() launches a Model Context Protocol (MCP) server that exposes five reliability analysis tools to any MCP-compatible AI assistant such as Claude Code or Claude Desktop. The two fitting tools — fit_weibull and fit_alt — accept raw failure data, run the full fitting pipeline (using WeibullR or WeibullR.ALT), and return JSON-serializable parameter estimates and goodness-of-fit metrics. The three plot tools — plot_weibull, plot_alt, and plot_rga — extend this by running the same pipeline and additionally generating an interactive plotly figure, returned as a plotly JSON string that can be saved as a self-contained HTML file or rendered in any plotly-compatible viewer. Together, the five tools allow an AI assistant to perform multi-domain reliability analysis and produce interactive visualizations from a conversational prompt without requiring the user to write R code. This complements the eight reliability growth tools provided by the ReliaGrowR package’s own MCP server (rga, nhpp, duane, mcf, predict_rga, predict_duane, rdt, gof_rga), giving an AI assistant access to the complete ReliaPlotR analysis pipeline across all four reliability domains.</w:t>
      </w:r>
    </w:p>
    <w:p>
      <w:pPr>
        <w:spacing w:before="120" w:after="120" w:line="240" w:lineRule="auto"/>
        <w:rPr>
          <w:rFonts w:ascii="Arial" w:hAnsi="Arial" w:cs="Arial"/>
          <w:sz w:val="22"/>
          <w:szCs w:val="22"/>
        </w:rPr>
      </w:pPr>
      <w:ins w:id="211" w:author="Claude" w:date="2026-06-02T00:00:00Z">
        <w:r>
          <w:rPr>
            <w:rFonts w:ascii="Arial" w:hAnsi="Arial" w:cs="Arial"/>
            <w:b/>
            <w:sz w:val="22"/>
            <w:szCs w:val="22"/>
          </w:rPr>
          <w:t xml:space="preserve">MCP integration. </w:t>
        </w:r>
        <w:r>
          <w:rPr>
            <w:rFonts w:ascii="Arial" w:hAnsi="Arial" w:cs="Arial"/>
            <w:sz w:val="22"/>
            <w:szCs w:val="22"/>
          </w:rPr>
          <w:t xml:space="preserve">The MCP server is registered with a single terminal command: claude mcp add -s user reliapltr -- Rscript -e ‘ReliaPlotR::reliapltr_mcp_server()’. Alternatively, the bundled launcher at inst/mcp/server.R can be used. Once registered, an LLM client such as Claude Code or Claude Desktop can invoke any of the five tools directly. The plot tools return a plotly JSON string; the LLM client writes this to a .html file that opens in any browser as a fully interactive plotly figure — with zoom, hover tooltips, and PNG export intact. This creates an end-to-end workflow from natural-language question to interactive visualization without the analyst writing any R code. Each tool call constitutes an auditable record: tool name, argument values (distribution family, estimation method, censoring structure, stress levels) are all captured in the tool-call trace and the analysis reproduces deterministically by re-calling the same tool with identical arguments. In certification and safety-critical contexts — aerospace, medical, nuclear — this auditability property is required; an unverifiable computation is disqualifying regardless of its numerical accuracy.</w:t>
        </w:r>
      </w:ins>
    </w:p>
    <w:p>
      <w:pPr>
        <w:spacing w:before="120" w:after="120" w:line="240" w:lineRule="auto"/>
        <w:rPr>
          <w:rFonts w:ascii="Arial" w:hAnsi="Arial" w:cs="Arial"/>
          <w:sz w:val="22"/>
          <w:szCs w:val="22"/>
        </w:rPr>
      </w:pPr>
      <w:r>
        <w:rPr>
          <w:rFonts w:ascii="Arial" w:hAnsi="Arial" w:cs="Arial"/>
          <w:b/>
          <w:sz w:val="22"/>
          <w:szCs w:val="22"/>
        </w:rPr>
        <w:t xml:space="preserve">Testing and validation. </w:t>
      </w:r>
      <w:r>
        <w:rPr>
          <w:rFonts w:ascii="Arial" w:hAnsi="Arial" w:cs="Arial"/>
          <w:sz w:val="22"/>
          <w:szCs w:val="22"/>
        </w:rPr>
        <w:t xml:space="preserve">ReliaPlotR is tested with a suite of 181 unit tests across 12 test files (one per exported function) using the testthat framework (&gt;= 3.0.0). Tests cover valid and invalid inputs, all supported distributions and model types, optional display parameters, overlay list inputs, and error messages. The full test suite is run with devtools::test() and passes with zero failures.</w:t>
      </w:r>
    </w:p>
    <w:p>
      <w:pPr>
        <w:spacing w:before="120" w:after="120" w:line="240" w:lineRule="auto"/>
        <w:rPr>
          <w:rFonts w:ascii="Arial" w:hAnsi="Arial" w:cs="Arial"/>
          <w:sz w:val="22"/>
          <w:szCs w:val="22"/>
        </w:rPr>
      </w:pPr>
      <w:r>
        <w:rPr>
          <w:rFonts w:ascii="Arial" w:hAnsi="Arial" w:cs="Arial"/>
          <w:sz w:val="22"/>
          <w:szCs w:val="22"/>
        </w:rPr>
        <w:t>Continuous integration is provided by GitHub Actions across five platform configurations: macOS (R release), Windows (R release), and Ubuntu (R devel, release, and oldrel-1). The R-CMD-check workflow runs rcmdcheck on each platform, verifying that the package installs cleanly, all examples execute without error, and all tests pass. A separate test-coverage workflow computes line coverage with the covr package, exports a Cobertura XML report, and uploads results to Codecov. A pkgcheck workflow applies the rOpenSci automated package review checks. Documentation is built and deployed to GitHub Pages via a pkgdown workflow on every push to main.</w:t>
      </w:r>
    </w:p>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Illustrative examples</w:t>
      </w:r>
    </w:p>
    <w:p>
      <w:pPr>
        <w:spacing w:before="120" w:after="120" w:line="240" w:lineRule="auto"/>
        <w:rPr>
          <w:rFonts w:ascii="Arial" w:hAnsi="Arial" w:cs="Arial"/>
          <w:sz w:val="22"/>
          <w:szCs w:val="22"/>
        </w:rPr>
      </w:pPr>
      <w:r>
        <w:rPr>
          <w:rFonts w:ascii="Arial" w:hAnsi="Arial" w:cs="Arial"/>
          <w:sz w:val="22"/>
          <w:szCs w:val="22"/>
        </w:rPr>
        <w:t>The following three examples demonstrate the major functions of ReliaPlotR across different reliability analysis domains.</w:t>
      </w:r>
    </w:p>
    <w:p>
      <w:pPr>
        <w:spacing w:before="0" w:after="0"/>
      </w:pPr>
    </w:p>
    <w:p>
      <w:pPr>
        <w:spacing w:before="120" w:after="120" w:line="240" w:lineRule="auto"/>
        <w:rPr>
          <w:rFonts w:ascii="Arial" w:hAnsi="Arial" w:cs="Arial"/>
          <w:sz w:val="22"/>
          <w:szCs w:val="22"/>
        </w:rPr>
      </w:pPr>
      <w:r>
        <w:rPr>
          <w:rFonts w:ascii="Arial" w:hAnsi="Arial" w:cs="Arial"/>
          <w:b/>
          <w:sz w:val="22"/>
          <w:szCs w:val="22"/>
        </w:rPr>
        <w:t>Example 1: Weibull Probability Plot</w:t>
      </w:r>
    </w:p>
    <w:p>
      <w:pPr>
        <w:spacing w:before="120" w:after="120" w:line="240" w:lineRule="auto"/>
        <w:rPr>
          <w:rFonts w:ascii="Arial" w:hAnsi="Arial" w:cs="Arial"/>
          <w:sz w:val="22"/>
          <w:szCs w:val="22"/>
        </w:rPr>
      </w:pPr>
      <w:r>
        <w:rPr>
          <w:rFonts w:ascii="Arial" w:hAnsi="Arial" w:cs="Arial"/>
          <w:sz w:val="22"/>
          <w:szCs w:val="22"/>
        </w:rPr>
        <w:t>The following code fits a two-parameter Weibull distribution to five failure times using rank regression, computes 90% confidence bounds, and produces an interactive probability plot:</w:t>
      </w:r>
    </w:p>
    <w:p>
      <w:pPr>
        <w:spacing w:before="60" w:after="60" w:line="240" w:lineRule="auto"/>
        <w:ind w:left="720"/>
      </w:pPr>
      <w:r>
        <w:rPr>
          <w:rFonts w:ascii="Courier New" w:hAnsi="Courier New" w:cs="Courier New"/>
          <w:sz w:val="20"/>
          <w:szCs w:val="20"/>
        </w:rPr>
        <w:t>library(WeibullR)</w:t>
      </w:r>
    </w:p>
    <w:p>
      <w:pPr>
        <w:spacing w:before="60" w:after="60" w:line="240" w:lineRule="auto"/>
        <w:ind w:left="720"/>
      </w:pPr>
      <w:r>
        <w:rPr>
          <w:rFonts w:ascii="Courier New" w:hAnsi="Courier New" w:cs="Courier New"/>
          <w:sz w:val="20"/>
          <w:szCs w:val="20"/>
        </w:rPr>
        <w:t>library(ReliaPlotR)</w:t>
      </w:r>
    </w:p>
    <w:p>
      <w:pPr>
        <w:spacing w:before="60" w:after="60" w:line="240" w:lineRule="auto"/>
        <w:ind w:left="720"/>
      </w:pPr>
      <w:r>
        <w:rPr>
          <w:rFonts w:ascii="Courier New" w:hAnsi="Courier New" w:cs="Courier New"/>
          <w:sz w:val="20"/>
          <w:szCs w:val="20"/>
        </w:rPr>
        <w:t>failures &lt;- c(30, 49, 82, 90, 96)</w:t>
      </w:r>
    </w:p>
    <w:p>
      <w:pPr>
        <w:spacing w:before="60" w:after="60" w:line="240" w:lineRule="auto"/>
        <w:ind w:left="720"/>
      </w:pPr>
      <w:r>
        <w:rPr>
          <w:rFonts w:ascii="Courier New" w:hAnsi="Courier New" w:cs="Courier New"/>
          <w:sz w:val="20"/>
          <w:szCs w:val="20"/>
        </w:rPr>
        <w:t>obj &lt;- wblr.conf(wblr.fit(wblr(failures)))</w:t>
      </w:r>
    </w:p>
    <w:p>
      <w:pPr>
        <w:spacing w:before="60" w:after="60" w:line="240" w:lineRule="auto"/>
        <w:ind w:left="720"/>
      </w:pPr>
      <w:r>
        <w:rPr>
          <w:rFonts w:ascii="Courier New" w:hAnsi="Courier New" w:cs="Courier New"/>
          <w:sz w:val="20"/>
          <w:szCs w:val="20"/>
        </w:rPr>
        <w:t>plotly_wblr(obj)</w:t>
      </w:r>
    </w:p>
    <w:p>
      <w:pPr>
        <w:spacing w:before="120" w:after="120" w:line="240" w:lineRule="auto"/>
        <w:rPr>
          <w:rFonts w:ascii="Arial" w:hAnsi="Arial" w:cs="Arial"/>
          <w:sz w:val="22"/>
          <w:szCs w:val="22"/>
        </w:rPr>
      </w:pPr>
      <w:r>
        <w:rPr>
          <w:rFonts w:ascii="Arial" w:hAnsi="Arial" w:cs="Arial"/>
          <w:sz w:val="22"/>
          <w:szCs w:val="22"/>
        </w:rPr>
        <w:t>The resulting plot displays the empirical plotting positions, the fitted Weibull line, and the upper and lower confidence bounds. Hovering over any point reveals the time, probability, and fitted parameter values.</w:t>
      </w:r>
    </w:p>
    <w:p>
      <w:pPr>
        <w:spacing w:before="0" w:after="0"/>
      </w:pPr>
    </w:p>
    <w:p>
      <w:pPr>
        <w:spacing w:before="120" w:after="120" w:line="240" w:lineRule="auto"/>
        <w:rPr>
          <w:rFonts w:ascii="Arial" w:hAnsi="Arial" w:cs="Arial"/>
          <w:sz w:val="22"/>
          <w:szCs w:val="22"/>
        </w:rPr>
      </w:pPr>
      <w:r>
        <w:rPr>
          <w:rFonts w:ascii="Arial" w:hAnsi="Arial" w:cs="Arial"/>
          <w:b/>
          <w:sz w:val="22"/>
          <w:szCs w:val="22"/>
        </w:rPr>
        <w:t>Example 2: ALT Life-Stress Relationship</w:t>
      </w:r>
    </w:p>
    <w:p>
      <w:pPr>
        <w:spacing w:before="120" w:after="120" w:line="240" w:lineRule="auto"/>
        <w:rPr>
          <w:rFonts w:ascii="Arial" w:hAnsi="Arial" w:cs="Arial"/>
          <w:sz w:val="22"/>
          <w:szCs w:val="22"/>
        </w:rPr>
      </w:pPr>
      <w:r>
        <w:rPr>
          <w:rFonts w:ascii="Arial" w:hAnsi="Arial" w:cs="Arial"/>
          <w:sz w:val="22"/>
          <w:szCs w:val="22"/>
        </w:rPr>
        <w:t>The following code builds an ALT model from three stress levels using an Arrhenius life-stress relationship and produces an interactive life-stress plot with percentile bands:</w:t>
      </w:r>
    </w:p>
    <w:p>
      <w:pPr>
        <w:spacing w:before="60" w:after="60" w:line="240" w:lineRule="auto"/>
        <w:ind w:left="720"/>
      </w:pPr>
      <w:r>
        <w:rPr>
          <w:rFonts w:ascii="Courier New" w:hAnsi="Courier New" w:cs="Courier New"/>
          <w:sz w:val="20"/>
          <w:szCs w:val="20"/>
        </w:rPr>
        <w:t>library(WeibullR.ALT)</w:t>
      </w:r>
    </w:p>
    <w:p>
      <w:pPr>
        <w:spacing w:before="60" w:after="60" w:line="240" w:lineRule="auto"/>
        <w:ind w:left="720"/>
      </w:pPr>
      <w:r>
        <w:rPr>
          <w:rFonts w:ascii="Courier New" w:hAnsi="Courier New" w:cs="Courier New"/>
          <w:sz w:val="20"/>
          <w:szCs w:val="20"/>
        </w:rPr>
        <w:t>d1 &lt;- alt.data(c(248, 456, 528, 731, 813, 537), stress = 300)</w:t>
      </w:r>
    </w:p>
    <w:p>
      <w:pPr>
        <w:spacing w:before="60" w:after="60" w:line="240" w:lineRule="auto"/>
        <w:ind w:left="720"/>
      </w:pPr>
      <w:r>
        <w:rPr>
          <w:rFonts w:ascii="Courier New" w:hAnsi="Courier New" w:cs="Courier New"/>
          <w:sz w:val="20"/>
          <w:szCs w:val="20"/>
        </w:rPr>
        <w:t>d2 &lt;- alt.data(c(164, 176, 289), stress = 350)</w:t>
      </w:r>
    </w:p>
    <w:p>
      <w:pPr>
        <w:spacing w:before="60" w:after="60" w:line="240" w:lineRule="auto"/>
        <w:ind w:left="720"/>
      </w:pPr>
      <w:r>
        <w:rPr>
          <w:rFonts w:ascii="Courier New" w:hAnsi="Courier New" w:cs="Courier New"/>
          <w:sz w:val="20"/>
          <w:szCs w:val="20"/>
        </w:rPr>
        <w:t>d3 &lt;- alt.data(c(88, 112, 152), stress = 400)</w:t>
      </w:r>
    </w:p>
    <w:p>
      <w:pPr>
        <w:spacing w:before="60" w:after="60" w:line="240" w:lineRule="auto"/>
        <w:ind w:left="720"/>
      </w:pPr>
      <w:r>
        <w:rPr>
          <w:rFonts w:ascii="Courier New" w:hAnsi="Courier New" w:cs="Courier New"/>
          <w:sz w:val="20"/>
          <w:szCs w:val="20"/>
        </w:rPr>
        <w:t>obj &lt;- alt.fit(alt.parallel(alt.make(list(d1, d2, d3),</w:t>
      </w:r>
    </w:p>
    <w:p>
      <w:pPr>
        <w:spacing w:before="60" w:after="60" w:line="240" w:lineRule="auto"/>
        <w:ind w:left="720"/>
      </w:pPr>
      <w:r>
        <w:rPr>
          <w:rFonts w:ascii="Courier New" w:hAnsi="Courier New" w:cs="Courier New"/>
          <w:sz w:val="20"/>
          <w:szCs w:val="20"/>
        </w:rPr>
        <w:t xml:space="preserve">  dist = "weibull", alt.model = "arrhenius", view_dist_fits = FALSE),</w:t>
      </w:r>
    </w:p>
    <w:p>
      <w:pPr>
        <w:spacing w:before="60" w:after="60" w:line="240" w:lineRule="auto"/>
        <w:ind w:left="720"/>
      </w:pPr>
      <w:r>
        <w:rPr>
          <w:rFonts w:ascii="Courier New" w:hAnsi="Courier New" w:cs="Courier New"/>
          <w:sz w:val="20"/>
          <w:szCs w:val="20"/>
        </w:rPr>
        <w:t xml:space="preserve">  view_parallel_fits = FALSE))</w:t>
      </w:r>
    </w:p>
    <w:p>
      <w:pPr>
        <w:spacing w:before="60" w:after="60" w:line="240" w:lineRule="auto"/>
        <w:ind w:left="720"/>
      </w:pPr>
      <w:r>
        <w:rPr>
          <w:rFonts w:ascii="Courier New" w:hAnsi="Courier New" w:cs="Courier New"/>
          <w:sz w:val="20"/>
          <w:szCs w:val="20"/>
        </w:rPr>
        <w:t>plotly_rel(obj)</w:t>
      </w:r>
    </w:p>
    <w:p>
      <w:pPr>
        <w:spacing w:before="120" w:after="120" w:line="240" w:lineRule="auto"/>
        <w:rPr>
          <w:rFonts w:ascii="Arial" w:hAnsi="Arial" w:cs="Arial"/>
          <w:sz w:val="22"/>
          <w:szCs w:val="22"/>
        </w:rPr>
      </w:pPr>
      <w:r>
        <w:rPr>
          <w:rFonts w:ascii="Arial" w:hAnsi="Arial" w:cs="Arial"/>
          <w:sz w:val="22"/>
          <w:szCs w:val="22"/>
        </w:rPr>
        <w:t>The plot shows the characteristic-life estimates at each stress level, the fitted Arrhenius relationship line, and shaded bands for the 10th and 90th percentiles.</w:t>
      </w:r>
    </w:p>
    <w:p>
      <w:pPr>
        <w:spacing w:before="0" w:after="0"/>
      </w:pPr>
    </w:p>
    <w:p>
      <w:pPr>
        <w:spacing w:before="120" w:after="120" w:line="240" w:lineRule="auto"/>
        <w:rPr>
          <w:rFonts w:ascii="Arial" w:hAnsi="Arial" w:cs="Arial"/>
          <w:sz w:val="22"/>
          <w:szCs w:val="22"/>
        </w:rPr>
      </w:pPr>
      <w:r>
        <w:rPr>
          <w:rFonts w:ascii="Arial" w:hAnsi="Arial" w:cs="Arial"/>
          <w:b/>
          <w:sz w:val="22"/>
          <w:szCs w:val="22"/>
        </w:rPr>
        <w:t>Example 3: MCF Overlay for Two Repairable Systems</w:t>
      </w:r>
    </w:p>
    <w:p>
      <w:pPr>
        <w:spacing w:before="120" w:after="120" w:line="240" w:lineRule="auto"/>
        <w:rPr>
          <w:rFonts w:ascii="Arial" w:hAnsi="Arial" w:cs="Arial"/>
          <w:sz w:val="22"/>
          <w:szCs w:val="22"/>
        </w:rPr>
      </w:pPr>
      <w:r>
        <w:rPr>
          <w:rFonts w:ascii="Arial" w:hAnsi="Arial" w:cs="Arial"/>
          <w:sz w:val="22"/>
          <w:szCs w:val="22"/>
        </w:rPr>
        <w:t>The following code computes the nonparametric MCF for two groups of repairable systems and overlays them on the same plot:</w:t>
      </w:r>
    </w:p>
    <w:p>
      <w:pPr>
        <w:spacing w:before="60" w:after="60" w:line="240" w:lineRule="auto"/>
        <w:ind w:left="720"/>
      </w:pPr>
      <w:r>
        <w:rPr>
          <w:rFonts w:ascii="Courier New" w:hAnsi="Courier New" w:cs="Courier New"/>
          <w:sz w:val="20"/>
          <w:szCs w:val="20"/>
        </w:rPr>
        <w:t>library(ReliaGrowR)</w:t>
      </w:r>
    </w:p>
    <w:p>
      <w:pPr>
        <w:spacing w:before="60" w:after="60" w:line="240" w:lineRule="auto"/>
        <w:ind w:left="720"/>
      </w:pPr>
      <w:r>
        <w:rPr>
          <w:rFonts w:ascii="Courier New" w:hAnsi="Courier New" w:cs="Courier New"/>
          <w:sz w:val="20"/>
          <w:szCs w:val="20"/>
        </w:rPr>
        <w:t>fit1 &lt;- mcf(id = c("A","A","A","B","B"), time = c(50,150,350,100,300))</w:t>
      </w:r>
    </w:p>
    <w:p>
      <w:pPr>
        <w:spacing w:before="60" w:after="60" w:line="240" w:lineRule="auto"/>
        <w:ind w:left="720"/>
      </w:pPr>
      <w:r>
        <w:rPr>
          <w:rFonts w:ascii="Courier New" w:hAnsi="Courier New" w:cs="Courier New"/>
          <w:sz w:val="20"/>
          <w:szCs w:val="20"/>
        </w:rPr>
        <w:t>fit2 &lt;- mcf(id = c("X","X","Y"), time = c(60, 220, 180))</w:t>
      </w:r>
    </w:p>
    <w:p>
      <w:pPr>
        <w:spacing w:before="60" w:after="60" w:line="240" w:lineRule="auto"/>
        <w:ind w:left="720"/>
      </w:pPr>
      <w:r>
        <w:rPr>
          <w:rFonts w:ascii="Courier New" w:hAnsi="Courier New" w:cs="Courier New"/>
          <w:sz w:val="20"/>
          <w:szCs w:val="20"/>
        </w:rPr>
        <w:t>plotly_mcf(list(fit1, fit2), cols = c("steelblue", "tomato"))</w:t>
      </w:r>
    </w:p>
    <w:p>
      <w:pPr>
        <w:spacing w:before="120" w:after="120" w:line="240" w:lineRule="auto"/>
        <w:rPr>
          <w:rFonts w:ascii="Arial" w:hAnsi="Arial" w:cs="Arial"/>
          <w:sz w:val="22"/>
          <w:szCs w:val="22"/>
        </w:rPr>
      </w:pPr>
      <w:r>
        <w:rPr>
          <w:rFonts w:ascii="Arial" w:hAnsi="Arial" w:cs="Arial"/>
          <w:sz w:val="22"/>
          <w:szCs w:val="22"/>
        </w:rPr>
        <w:t>Each MCF is rendered as a step function in a distinct color. Clicking a legend entry toggles the corresponding system’s traces on and off.</w:t>
      </w:r>
    </w:p>
    <w:p>
      <w:pPr>
        <w:spacing w:before="120" w:after="120" w:line="240" w:lineRule="auto"/>
        <w:rPr>
          <w:rFonts w:ascii="Arial" w:hAnsi="Arial" w:cs="Arial"/>
          <w:sz w:val="22"/>
          <w:szCs w:val="22"/>
        </w:rPr>
      </w:pPr>
      <w:ins w:id="212" w:author="Claude" w:date="2026-06-02T00:00:00Z">
        <w:r>
          <w:rPr>
            <w:rFonts w:ascii="Arial" w:hAnsi="Arial" w:cs="Arial"/>
            <w:b/>
            <w:sz w:val="22"/>
            <w:szCs w:val="22"/>
          </w:rPr>
          <w:t>Example 4: AI-Augmented Weibull Analysis via MCP</w:t>
        </w:r>
      </w:ins>
    </w:p>
    <w:p>
      <w:pPr>
        <w:spacing w:before="120" w:after="120" w:line="240" w:lineRule="auto"/>
        <w:rPr>
          <w:rFonts w:ascii="Arial" w:hAnsi="Arial" w:cs="Arial"/>
          <w:sz w:val="22"/>
          <w:szCs w:val="22"/>
        </w:rPr>
      </w:pPr>
      <w:ins w:id="213" w:author="Claude" w:date="2026-06-02T00:00:00Z">
        <w:r>
          <w:rPr>
            <w:rFonts w:ascii="Arial" w:hAnsi="Arial" w:cs="Arial"/>
            <w:sz w:val="22"/>
            <w:szCs w:val="22"/>
          </w:rPr>
          <w:t xml:space="preserve">The following walkthrough illustrates the end-to-end MCP workflow. After registering the server (one terminal command as described above), the analyst poses a natural-language question to Claude Code: “Five units failed at 30, 49, 82, 90, and 96 hours. Fit a two-parameter Weibull distribution by MLE and show me the probability plot.” The LLM calls fit_weibull with failures = [30, 49, 82, 90, 96], dist = “weibull”, and method_fit = “mle”, and receives a JSON response: β ≈ 3.2, η ≈ 74.5, R² ≈ 0.972, n_failures = 5. It then calls plot_weibull with the same arguments plus show_conf = true, receives a plotly JSON string, and writes it to Weibull_plot.html. The file opens in the browser as a fully interactive probability plot with confidence bounds, hover tooltips, and zoom controls. The complete analysis — distribution family, estimation method, suspension structure, confidence method — is recorded in the tool-call trace and reproduces identically if the same tool call is re-issued. This is the key property that distinguishes MCP-augmented analysis from unaugmented LLM analysis: the tool call is the analysis record.</w:t>
        </w:r>
      </w:ins>
    </w:p>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Impact</w:t>
      </w:r>
    </w:p>
    <w:p>
      <w:pPr>
        <w:spacing w:before="120" w:after="120" w:line="240" w:lineRule="auto"/>
        <w:rPr>
          <w:rFonts w:ascii="Arial" w:hAnsi="Arial" w:cs="Arial"/>
          <w:sz w:val="22"/>
          <w:szCs w:val="22"/>
        </w:rPr>
      </w:pPr>
      <w:r>
        <w:rPr>
          <w:rFonts w:ascii="Arial" w:hAnsi="Arial" w:cs="Arial"/>
          <w:sz w:val="22"/>
          <w:szCs w:val="22"/>
        </w:rPr>
        <w:t>ReliaPlotR addresses a practical need in applied reliability engineering: the ability to produce shareable, interactive reliability plots from standard R analyses without learning JavaScript or web development tools. The package enables new workflows that were previously difficult or time-consuming.</w:t>
      </w:r>
    </w:p>
    <w:p>
      <w:pPr>
        <w:spacing w:before="120" w:after="120" w:line="240" w:lineRule="auto"/>
        <w:rPr>
          <w:rFonts w:ascii="Arial" w:hAnsi="Arial" w:cs="Arial"/>
          <w:sz w:val="22"/>
          <w:szCs w:val="22"/>
        </w:rPr>
      </w:pPr>
      <w:r>
        <w:rPr>
          <w:rFonts w:ascii="Arial" w:hAnsi="Arial" w:cs="Arial"/>
          <w:sz w:val="22"/>
          <w:szCs w:val="22"/>
        </w:rPr>
        <w:t>Reproducible interactive reports. By returning plotly objects, ReliaPlotR integrates directly into R Markdown and Quarto HTML documents. A reliability engineer can write a fully reproducible analysis script that fits models, creates interactive plots, and renders them into a self-contained HTML report for distribution to colleagues or clients — all within a single R workflow.</w:t>
      </w:r>
    </w:p>
    <w:p>
      <w:pPr>
        <w:spacing w:before="120" w:after="120" w:line="240" w:lineRule="auto"/>
        <w:rPr>
          <w:rFonts w:ascii="Arial" w:hAnsi="Arial" w:cs="Arial"/>
          <w:sz w:val="22"/>
          <w:szCs w:val="22"/>
        </w:rPr>
      </w:pPr>
      <w:r>
        <w:rPr>
          <w:rFonts w:ascii="Arial" w:hAnsi="Arial" w:cs="Arial"/>
          <w:sz w:val="22"/>
          <w:szCs w:val="22"/>
        </w:rPr>
        <w:t>Comparative analysis via overlay. The list-input overlay pattern allows multiple models, datasets, or time periods to be compared on a single interactive plot. Users can toggle individual models via the legend, making it easy to identify which dataset or model specification behaves differently.</w:t>
      </w:r>
    </w:p>
    <w:p>
      <w:pPr>
        <w:spacing w:before="120" w:after="120" w:line="240" w:lineRule="auto"/>
        <w:rPr>
          <w:rFonts w:ascii="Arial" w:hAnsi="Arial" w:cs="Arial"/>
          <w:sz w:val="22"/>
          <w:szCs w:val="22"/>
        </w:rPr>
      </w:pPr>
      <w:r>
        <w:rPr>
          <w:rFonts w:ascii="Arial" w:hAnsi="Arial" w:cs="Arial"/>
          <w:sz w:val="22"/>
          <w:szCs w:val="22"/>
        </w:rPr>
        <w:t>Teaching and training. Interactive plots are well suited to instructional contexts, where students benefit from exploring how changes in sample size, censoring, or distribution parameters affect the shape of a probability plot or confidence contour.</w:t>
      </w:r>
    </w:p>
    <w:p>
      <w:pPr>
        <w:spacing w:before="120" w:after="120" w:line="240" w:lineRule="auto"/>
        <w:rPr>
          <w:rFonts w:ascii="Arial" w:hAnsi="Arial" w:cs="Arial"/>
          <w:sz w:val="22"/>
          <w:szCs w:val="22"/>
        </w:rPr>
      </w:pPr>
      <w:r>
        <w:rPr>
          <w:rFonts w:ascii="Arial" w:hAnsi="Arial" w:cs="Arial"/>
          <w:sz w:val="22"/>
          <w:szCs w:val="22"/>
        </w:rPr>
        <w:t>Adoption and usage. Since its initial release on CRAN, ReliaPlotR has accumulated approximately 2,150 total downloads, with approximately 529 downloads in the 30 days preceding this submission (as measured by the CRAN download logs at https://cranlogs.r-pkg.org). The package is actively maintained, with six releases to date; the most recent (v0.6) extended the repairable systems functionality to include a nonparametric MCF alongside the NHPP model fit.</w:t>
      </w:r>
    </w:p>
    <w:p>
      <w:pPr>
        <w:spacing w:before="120" w:after="120" w:line="240" w:lineRule="auto"/>
        <w:rPr>
          <w:rFonts w:ascii="Arial" w:hAnsi="Arial" w:cs="Arial"/>
          <w:sz w:val="22"/>
          <w:szCs w:val="22"/>
        </w:rPr>
      </w:pPr>
      <w:r>
        <w:rPr>
          <w:rFonts w:ascii="Arial" w:hAnsi="Arial" w:cs="Arial"/>
          <w:sz w:val="22"/>
          <w:szCs w:val="22"/>
        </w:rPr>
        <w:t>The package depends on WeibullR [1], ReliaGrowR [2], and WeibullR.ALT [3], all of which are established packages used in academic reliability research. By providing interactive visualizations for these packages, ReliaPlotR makes their outputs more accessible to engineers who work primarily in report-based workflows.</w:t>
      </w:r>
    </w:p>
    <w:p>
      <w:pPr>
        <w:spacing w:before="120" w:after="120" w:line="240" w:lineRule="auto"/>
        <w:rPr>
          <w:rFonts w:ascii="Arial" w:hAnsi="Arial" w:cs="Arial"/>
          <w:sz w:val="22"/>
          <w:szCs w:val="22"/>
        </w:rPr>
      </w:pPr>
      <w:r>
        <w:rPr>
          <w:rFonts w:ascii="Arial" w:hAnsi="Arial" w:cs="Arial"/>
          <w:sz w:val="22"/>
          <w:szCs w:val="22"/>
        </w:rPr>
        <w:t>ReliaShiny (Govan, 2026) [8], a peer-reviewed Shiny web application published on CRAN, demonstrates one practical downstream application: it imports ReliaPlotR directly to generate all interactive probability plots within a point-and-click interface accessible at govan.shinyapps.io/reliashiny/. ReliaShiny covers all four reliability analysis domains supported by ReliaPlotR — life data analysis, accelerated life testing, reliability growth, and repairable systems — and provides a zero-code entry point for practitioners who prefer a graphical interface over scripting.</w:t>
      </w:r>
    </w:p>
    <w:p>
      <w:pPr>
        <w:spacing w:before="120" w:after="120" w:line="240" w:lineRule="auto"/>
        <w:rPr>
          <w:rFonts w:ascii="Arial" w:hAnsi="Arial" w:cs="Arial"/>
          <w:sz w:val="22"/>
          <w:szCs w:val="22"/>
        </w:rPr>
      </w:pPr>
      <w:ins w:id="214" w:author="Claude" w:date="2026-06-02T00:00:00Z">
        <w:r>
          <w:rPr>
            <w:rFonts w:ascii="Arial" w:hAnsi="Arial" w:cs="Arial"/>
            <w:sz w:val="22"/>
            <w:szCs w:val="22"/>
          </w:rPr>
          <w:t xml:space="preserve">Beyond download volume, the MCP integration introduces a qualitatively distinct impact axis: verifiability. A preliminary pilot study (benchmark/ in the source repository) compared two analysis conditions across ten reliability problems: C1 (LLM alone, no tools) and C3 (tool-augmented, ReliaPlotR and ReliaGrowR MCP tools registered). The primary contrast is not raw accuracy — which is a capability-dependent metric that improves as base models improve and therefore has a short shelf life as a finding — but auditability: a C3 answer is provably the canonical WeibullR / WeibullR.ALT / ReliaGrowR output, carries a full tool-call audit trail, and reproduces deterministically. A C1 answer is unverifiable and unreproducible even when numerically correct. This verifiability contrast strengthens as models improve, because the argument against LLM-only analysis in safety-critical contexts is not “the model gets it wrong” but “the answer cannot be certified.” The portability of the plotly output format, demonstrated by the ReliaShiny integration, extends to the MCP plot tools: plotly JSON returned by plot_weibull, plot_alt, or plot_rga renders identically in a browser, a Shiny application, or any other plotly-compatible environment.</w:t>
        </w:r>
      </w:ins>
    </w:p>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Conclusions</w:t>
      </w:r>
    </w:p>
    <w:p>
      <w:pPr>
        <w:spacing w:before="120" w:after="120" w:line="240" w:lineRule="auto"/>
        <w:rPr>
          <w:rFonts w:ascii="Arial" w:hAnsi="Arial" w:cs="Arial"/>
          <w:sz w:val="22"/>
          <w:szCs w:val="22"/>
        </w:rPr>
      </w:pPr>
      <w:r>
        <w:rPr>
          <w:rFonts w:ascii="Arial" w:hAnsi="Arial" w:cs="Arial"/>
          <w:sz w:val="22"/>
          <w:szCs w:val="22"/>
        </w:rPr>
        <w:t>ReliaPlotR provides a unified, interactive plotly-based visualization interface for four reliability analysis domains: life data analysis, accelerated life testing, reliability growth, and repairable systems analysis. The package wraps three established R fitting packages and exposes a consistent function interface, allowing users to produce interactive probability plots, confidence contours, growth curves, life-stress relationship plots, and mean cumulative function plots with minimal code.</w:t>
      </w:r>
    </w:p>
    <w:p>
      <w:pPr>
        <w:spacing w:before="120" w:after="120" w:line="240" w:lineRule="auto"/>
        <w:rPr>
          <w:rFonts w:ascii="Arial" w:hAnsi="Arial" w:cs="Arial"/>
          <w:sz w:val="22"/>
          <w:szCs w:val="22"/>
        </w:rPr>
      </w:pPr>
      <w:r>
        <w:rPr>
          <w:rFonts w:ascii="Arial" w:hAnsi="Arial" w:cs="Arial"/>
          <w:sz w:val="22"/>
          <w:szCs w:val="22"/>
        </w:rPr>
        <w:t>The package is available on CRAN, actively maintained with full test coverage, and documented with five domain-specific vignettes and a pkgdown reference site. By bridging the gap between statistical fitting tools and interactive web-based visualization, ReliaPlotR enables reliability engineers and researchers to produce and share exploratory, reproducible reliability analyses more efficiently. Version 0.7 extends this foundation with tidy accessor functions for reproducible reporting, a Model Context Protocol server for AI-assisted analysis, and statistical background sections across all five domain vignettes.</w:t>
      </w:r>
    </w:p>
    <w:p>
      <w:pPr>
        <w:spacing w:before="120" w:after="120" w:line="240" w:lineRule="auto"/>
        <w:rPr>
          <w:rFonts w:ascii="Arial" w:hAnsi="Arial" w:cs="Arial"/>
          <w:sz w:val="22"/>
          <w:szCs w:val="22"/>
        </w:rPr>
      </w:pPr>
      <w:ins w:id="215" w:author="Claude" w:date="2026-06-02T00:00:00Z">
        <w:r>
          <w:rPr>
            <w:rFonts w:ascii="Arial" w:hAnsi="Arial" w:cs="Arial"/>
            <w:sz w:val="22"/>
            <w:szCs w:val="22"/>
          </w:rPr>
          <w:t xml:space="preserve">The MCP tool inventory currently covers three of the four reliability domains: life data analysis (fit_weibull, plot_weibull), accelerated life testing (fit_alt, plot_alt), and reliability growth (plot_rga). A natural v0.8 milestone is completing coverage of the repairable-systems domain by adding plot_mcf, plot_nhpp, and plot_exposure tools. An HTTP transport option for reliapltr_mcp_server() would allow the server to run as a persistent process accessible to web-based LLM clients and automated pipelines. A publishable extension of the benchmark pilot would expand from ten to fifty or more problems across all four domains, add a C2 condition (LLM with free R execution) as an intermediate comparison, and report confidence intervals on the verifiability and accuracy metrics. Future development directions also include support for additional lifetime distributions (e.g., exponential, gamma) and integration with the ggplot2 ecosystem via ggplotly.</w:t>
        </w:r>
      </w:ins>
    </w:p>
    <w:p>
      <w:pPr>
        <w:spacing w:before="0" w:after="0"/>
      </w:pPr>
    </w:p>
    <w:p>
      <w:pPr>
        <w:spacing w:before="120" w:after="120" w:line="240" w:lineRule="auto"/>
        <w:rPr>
          <w:rFonts w:ascii="Arial" w:hAnsi="Arial" w:cs="Arial"/>
          <w:sz w:val="22"/>
          <w:szCs w:val="22"/>
        </w:rPr>
      </w:pPr>
      <w:r>
        <w:rPr>
          <w:rFonts w:ascii="Arial" w:hAnsi="Arial" w:cs="Arial"/>
          <w:sz w:val="22"/>
          <w:szCs w:val="22"/>
        </w:rPr>
        <w:t>Acknowledgements</w:t>
      </w:r>
    </w:p>
    <w:p>
      <w:pPr>
        <w:spacing w:before="0" w:after="0"/>
      </w:pPr>
    </w:p>
    <w:p>
      <w:pPr>
        <w:pStyle w:val="Heading1"/>
        <w:spacing w:before="120" w:after="120" w:line="240" w:lineRule="auto"/>
        <w:rPr>
          <w:rFonts w:ascii="Arial" w:hAnsi="Arial" w:cs="Arial"/>
          <w:sz w:val="22"/>
          <w:szCs w:val="22"/>
        </w:rPr>
      </w:pPr>
      <w:r>
        <w:rPr>
          <w:rFonts w:ascii="Arial" w:hAnsi="Arial" w:cs="Arial"/>
          <w:sz w:val="22"/>
          <w:szCs w:val="22"/>
        </w:rPr>
        <w:t>References</w:t>
      </w:r>
    </w:p>
    <w:p>
      <w:pPr>
        <w:spacing w:before="120" w:after="120" w:line="240" w:lineRule="auto"/>
        <w:rPr>
          <w:rFonts w:ascii="Arial" w:hAnsi="Arial" w:cs="Arial"/>
          <w:sz w:val="22"/>
          <w:szCs w:val="22"/>
        </w:rPr>
      </w:pPr>
      <w:r>
        <w:rPr>
          <w:rFonts w:ascii="Arial" w:hAnsi="Arial" w:cs="Arial"/>
          <w:sz w:val="22"/>
          <w:szCs w:val="22"/>
        </w:rPr>
        <w:t>[1] Symynck J, De Bal F. WeibullR: Weibull Analysis for Reliability Engineering. R package version 1.2.1. https://CRAN.R-project.org/package=WeibullR</w:t>
      </w:r>
    </w:p>
    <w:p>
      <w:pPr>
        <w:spacing w:before="120" w:after="120" w:line="240" w:lineRule="auto"/>
        <w:rPr>
          <w:rFonts w:ascii="Arial" w:hAnsi="Arial" w:cs="Arial"/>
          <w:sz w:val="22"/>
          <w:szCs w:val="22"/>
        </w:rPr>
      </w:pPr>
      <w:r>
        <w:rPr>
          <w:rFonts w:ascii="Arial" w:hAnsi="Arial" w:cs="Arial"/>
          <w:sz w:val="22"/>
          <w:szCs w:val="22"/>
        </w:rPr>
        <w:t>[2] Govan P. ReliaGrowR: Reliability Growth Analysis. R package version 0.7. https://CRAN.R-project.org/package=ReliaGrowR</w:t>
      </w:r>
    </w:p>
    <w:p>
      <w:pPr>
        <w:spacing w:before="120" w:after="120" w:line="240" w:lineRule="auto"/>
        <w:rPr>
          <w:rFonts w:ascii="Arial" w:hAnsi="Arial" w:cs="Arial"/>
          <w:sz w:val="22"/>
          <w:szCs w:val="22"/>
        </w:rPr>
      </w:pPr>
      <w:r>
        <w:rPr>
          <w:rFonts w:ascii="Arial" w:hAnsi="Arial" w:cs="Arial"/>
          <w:sz w:val="22"/>
          <w:szCs w:val="22"/>
        </w:rPr>
        <w:t>[3] Govan P. WeibullR.ALT: Accelerated Life Testing for Weibull Analysis. R package version 0.2.0. https://CRAN.R-project.org/package=WeibullR.ALT</w:t>
      </w:r>
    </w:p>
    <w:p>
      <w:pPr>
        <w:spacing w:before="120" w:after="120" w:line="240" w:lineRule="auto"/>
        <w:rPr>
          <w:rFonts w:ascii="Arial" w:hAnsi="Arial" w:cs="Arial"/>
          <w:sz w:val="22"/>
          <w:szCs w:val="22"/>
        </w:rPr>
      </w:pPr>
      <w:r>
        <w:rPr>
          <w:rFonts w:ascii="Arial" w:hAnsi="Arial" w:cs="Arial"/>
          <w:sz w:val="22"/>
          <w:szCs w:val="22"/>
        </w:rPr>
        <w:t>[4] Sievert C (2020). Interactive Web-Based Data Visualization with R, plotly, and shiny. Chapman and Hall/CRC. https://plotly-r.com</w:t>
      </w:r>
    </w:p>
    <w:p>
      <w:pPr>
        <w:spacing w:before="120" w:after="120" w:line="240" w:lineRule="auto"/>
        <w:rPr>
          <w:rFonts w:ascii="Arial" w:hAnsi="Arial" w:cs="Arial"/>
          <w:sz w:val="22"/>
          <w:szCs w:val="22"/>
        </w:rPr>
      </w:pPr>
      <w:r>
        <w:rPr>
          <w:rFonts w:ascii="Arial" w:hAnsi="Arial" w:cs="Arial"/>
          <w:sz w:val="22"/>
          <w:szCs w:val="22"/>
        </w:rPr>
        <w:t>[5] Meeker WQ, Escobar LA (1998). Statistical Methods for Reliability Data. John Wiley &amp; Sons.</w:t>
      </w:r>
    </w:p>
    <w:p>
      <w:pPr>
        <w:spacing w:before="120" w:after="120" w:line="240" w:lineRule="auto"/>
        <w:rPr>
          <w:rFonts w:ascii="Arial" w:hAnsi="Arial" w:cs="Arial"/>
          <w:sz w:val="22"/>
          <w:szCs w:val="22"/>
        </w:rPr>
      </w:pPr>
      <w:r>
        <w:rPr>
          <w:rFonts w:ascii="Arial" w:hAnsi="Arial" w:cs="Arial"/>
          <w:sz w:val="22"/>
          <w:szCs w:val="22"/>
        </w:rPr>
        <w:t>[6] Crow LH (1975). Reliability analysis for complex, repairable systems. In Reliability and Biometry, SIAM, Philadelphia, pp. 379–410.</w:t>
      </w:r>
    </w:p>
    <w:p>
      <w:pPr>
        <w:spacing w:before="120" w:after="120" w:line="240" w:lineRule="auto"/>
        <w:rPr>
          <w:rFonts w:ascii="Arial" w:hAnsi="Arial" w:cs="Arial"/>
          <w:sz w:val="22"/>
          <w:szCs w:val="22"/>
        </w:rPr>
      </w:pPr>
      <w:r>
        <w:rPr>
          <w:rFonts w:ascii="Arial" w:hAnsi="Arial" w:cs="Arial"/>
          <w:sz w:val="22"/>
          <w:szCs w:val="22"/>
        </w:rPr>
        <w:t>[7] Govan P. ReliaPlotR: Interactive Reliability Probability Plots. R package version 0.7. https://doi.org/10.32614/CRAN.package.ReliaPlotR</w:t>
      </w:r>
    </w:p>
    <w:p>
      <w:pPr>
        <w:spacing w:before="120" w:after="120" w:line="240" w:lineRule="auto"/>
        <w:rPr>
          <w:rFonts w:ascii="Arial" w:hAnsi="Arial" w:cs="Arial"/>
          <w:sz w:val="22"/>
          <w:szCs w:val="22"/>
        </w:rPr>
      </w:pPr>
      <w:r>
        <w:rPr>
          <w:rFonts w:ascii="Arial" w:hAnsi="Arial" w:cs="Arial"/>
          <w:sz w:val="22"/>
          <w:szCs w:val="22"/>
        </w:rPr>
        <w:t>[8] Govan P (2026). ReliaShiny: A Shiny Application for Reliability Analysis. IEEE Reliability Magazine, 1-9. https://doi.org/10.1109/MRL.2026.3669057</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Sinha, Tanur (ELS-LOW)</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